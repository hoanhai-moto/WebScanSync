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E73B" w14:textId="4628C484" w:rsidR="000F2D28" w:rsidRPr="00D73CEB" w:rsidRDefault="000F2D28" w:rsidP="00907A3A">
      <w:pPr>
        <w:spacing w:before="40" w:after="40" w:line="288" w:lineRule="auto"/>
        <w:jc w:val="center"/>
        <w:rPr>
          <w:rFonts w:ascii="Times New Roman" w:hAnsi="Times New Roman"/>
          <w:b/>
          <w:sz w:val="24"/>
          <w:szCs w:val="24"/>
        </w:rPr>
      </w:pPr>
      <w:r w:rsidRPr="00D73CEB">
        <w:rPr>
          <w:rFonts w:ascii="Times New Roman" w:hAnsi="Times New Roman"/>
          <w:b/>
          <w:sz w:val="24"/>
          <w:szCs w:val="24"/>
        </w:rPr>
        <w:t xml:space="preserve">HỢP ĐỒNG CUNG CẤP </w:t>
      </w:r>
      <w:r w:rsidR="002F32DF" w:rsidRPr="00D73CEB">
        <w:rPr>
          <w:rFonts w:ascii="Times New Roman" w:hAnsi="Times New Roman"/>
          <w:b/>
          <w:sz w:val="24"/>
          <w:szCs w:val="24"/>
        </w:rPr>
        <w:t>DỊCH VỤ</w:t>
      </w:r>
    </w:p>
    <w:p w14:paraId="0D148772" w14:textId="03BBCD4B" w:rsidR="000F2D28" w:rsidRPr="00D73CEB" w:rsidRDefault="000F2D28" w:rsidP="00907A3A">
      <w:pPr>
        <w:spacing w:before="40" w:after="40" w:line="288" w:lineRule="auto"/>
        <w:jc w:val="center"/>
        <w:rPr>
          <w:rFonts w:ascii="Times New Roman" w:hAnsi="Times New Roman"/>
          <w:b/>
          <w:sz w:val="24"/>
          <w:szCs w:val="24"/>
        </w:rPr>
      </w:pPr>
      <w:r w:rsidRPr="00D73CEB">
        <w:rPr>
          <w:rFonts w:ascii="Times New Roman" w:hAnsi="Times New Roman"/>
          <w:b/>
          <w:sz w:val="24"/>
          <w:szCs w:val="24"/>
        </w:rPr>
        <w:t>Số:</w:t>
      </w:r>
      <w:r w:rsidRPr="00D73CEB">
        <w:rPr>
          <w:rFonts w:ascii="Times New Roman" w:hAnsi="Times New Roman"/>
          <w:sz w:val="24"/>
          <w:szCs w:val="24"/>
        </w:rPr>
        <w:t xml:space="preserve"> </w:t>
      </w:r>
      <w:r w:rsidR="008B2AE9" w:rsidRPr="00D73CEB">
        <w:rPr>
          <w:rFonts w:ascii="Times New Roman" w:hAnsi="Times New Roman"/>
          <w:b/>
          <w:bCs/>
          <w:sz w:val="24"/>
          <w:szCs w:val="24"/>
        </w:rPr>
        <w:t>BFXXXXXX/KH</w:t>
      </w:r>
    </w:p>
    <w:p w14:paraId="679CDF0D" w14:textId="10CD063D" w:rsidR="000F2D28" w:rsidRPr="00D73CEB" w:rsidRDefault="000F2D28" w:rsidP="00907A3A">
      <w:pPr>
        <w:spacing w:before="40" w:after="40" w:line="288" w:lineRule="auto"/>
        <w:jc w:val="both"/>
        <w:rPr>
          <w:rFonts w:ascii="Times New Roman" w:hAnsi="Times New Roman"/>
          <w:sz w:val="24"/>
          <w:szCs w:val="24"/>
        </w:rPr>
      </w:pPr>
      <w:bookmarkStart w:id="0" w:name="_Hlk54854451"/>
      <w:r w:rsidRPr="00D73CEB">
        <w:rPr>
          <w:rFonts w:ascii="Times New Roman" w:hAnsi="Times New Roman"/>
          <w:sz w:val="24"/>
          <w:szCs w:val="24"/>
        </w:rPr>
        <w:t xml:space="preserve">Hôm nay, </w:t>
      </w:r>
      <w:r w:rsidR="0014181C" w:rsidRPr="00D73CEB">
        <w:rPr>
          <w:rFonts w:ascii="Times New Roman" w:hAnsi="Times New Roman"/>
          <w:sz w:val="24"/>
          <w:szCs w:val="24"/>
          <w:lang w:val="pt-BR"/>
        </w:rPr>
        <w:t>ngày 20 tháng 05 năm 2025</w:t>
      </w:r>
      <w:r w:rsidRPr="00D73CEB">
        <w:rPr>
          <w:rFonts w:ascii="Times New Roman" w:hAnsi="Times New Roman"/>
          <w:sz w:val="24"/>
          <w:szCs w:val="24"/>
        </w:rPr>
        <w:t>, tại Công ty cổ phần VCCorp, chúng tôi gồm:</w:t>
      </w:r>
    </w:p>
    <w:tbl>
      <w:tblPr>
        <w:tblW w:w="10188" w:type="dxa"/>
        <w:tblInd w:w="18" w:type="dxa"/>
        <w:tblLook w:val="04A0" w:firstRow="1" w:lastRow="0" w:firstColumn="1" w:lastColumn="0" w:noHBand="0" w:noVBand="1"/>
      </w:tblPr>
      <w:tblGrid>
        <w:gridCol w:w="1777"/>
        <w:gridCol w:w="270"/>
        <w:gridCol w:w="3690"/>
        <w:gridCol w:w="4451"/>
      </w:tblGrid>
      <w:tr w:rsidR="00990A19" w:rsidRPr="00D73CEB" w14:paraId="7ABB61D1" w14:textId="77777777" w:rsidTr="00E26E8E">
        <w:trPr>
          <w:trHeight w:val="340"/>
        </w:trPr>
        <w:tc>
          <w:tcPr>
            <w:tcW w:w="1777" w:type="dxa"/>
            <w:shd w:val="clear" w:color="auto" w:fill="FFFFFF"/>
            <w:vAlign w:val="center"/>
            <w:hideMark/>
          </w:tcPr>
          <w:bookmarkEnd w:id="0"/>
          <w:p w14:paraId="0825F03C" w14:textId="3AF7899C" w:rsidR="000F2D28" w:rsidRPr="00D73CEB" w:rsidRDefault="00845C1C" w:rsidP="00907A3A">
            <w:pPr>
              <w:spacing w:before="40" w:after="40" w:line="288" w:lineRule="auto"/>
              <w:ind w:left="-90"/>
              <w:rPr>
                <w:rFonts w:ascii="Times New Roman" w:hAnsi="Times New Roman"/>
                <w:sz w:val="24"/>
                <w:szCs w:val="24"/>
              </w:rPr>
            </w:pPr>
            <w:r w:rsidRPr="00D73CEB">
              <w:rPr>
                <w:rFonts w:ascii="Times New Roman" w:hAnsi="Times New Roman"/>
                <w:b/>
                <w:sz w:val="24"/>
                <w:szCs w:val="24"/>
              </w:rPr>
              <w:t>BÊN</w:t>
            </w:r>
            <w:r w:rsidR="000F2D28" w:rsidRPr="00D73CEB">
              <w:rPr>
                <w:rFonts w:ascii="Times New Roman" w:hAnsi="Times New Roman"/>
                <w:b/>
                <w:sz w:val="24"/>
                <w:szCs w:val="24"/>
              </w:rPr>
              <w:t xml:space="preserve"> A</w:t>
            </w:r>
          </w:p>
        </w:tc>
        <w:tc>
          <w:tcPr>
            <w:tcW w:w="270" w:type="dxa"/>
            <w:shd w:val="clear" w:color="auto" w:fill="FFFFFF"/>
            <w:vAlign w:val="center"/>
            <w:hideMark/>
          </w:tcPr>
          <w:p w14:paraId="327DE099"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221E2D45" w14:textId="631D7C38" w:rsidR="000F2D28" w:rsidRPr="00D73CEB" w:rsidRDefault="0014181C" w:rsidP="00907A3A">
            <w:pPr>
              <w:spacing w:before="40" w:after="40" w:line="288" w:lineRule="auto"/>
              <w:ind w:left="-90"/>
              <w:rPr>
                <w:rFonts w:ascii="Times New Roman" w:hAnsi="Times New Roman"/>
                <w:b/>
                <w:bCs/>
                <w:sz w:val="24"/>
                <w:szCs w:val="24"/>
              </w:rPr>
            </w:pPr>
            <w:r w:rsidRPr="00D73CEB">
              <w:rPr>
                <w:rFonts w:ascii="Times New Roman" w:hAnsi="Times New Roman"/>
                <w:b/>
                <w:bCs/>
                <w:sz w:val="24"/>
                <w:szCs w:val="24"/>
              </w:rPr>
              <w:t>VĂN PHÒNG CÔNG CHỨNG CHÂU Á</w:t>
            </w:r>
          </w:p>
        </w:tc>
      </w:tr>
      <w:tr w:rsidR="00990A19" w:rsidRPr="00D73CEB" w14:paraId="4D109C15" w14:textId="77777777" w:rsidTr="00E26E8E">
        <w:trPr>
          <w:trHeight w:val="340"/>
        </w:trPr>
        <w:tc>
          <w:tcPr>
            <w:tcW w:w="1777" w:type="dxa"/>
            <w:shd w:val="clear" w:color="auto" w:fill="FFFFFF"/>
            <w:vAlign w:val="center"/>
            <w:hideMark/>
          </w:tcPr>
          <w:p w14:paraId="01A48026"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1ED4D09A"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65537085" w14:textId="747E47BB" w:rsidR="000F2D28" w:rsidRPr="00D73CEB" w:rsidRDefault="0014181C"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44 Võ Văn Tần, Phường Võ Thị Sáu, Quận 3, TP Hồ Chí Minh</w:t>
            </w:r>
            <w:r w:rsidR="003C0E0C" w:rsidRPr="00D73CEB">
              <w:rPr>
                <w:rFonts w:ascii="Times New Roman" w:hAnsi="Times New Roman"/>
                <w:sz w:val="24"/>
                <w:szCs w:val="24"/>
              </w:rPr>
              <w:t>.</w:t>
            </w:r>
          </w:p>
        </w:tc>
      </w:tr>
      <w:tr w:rsidR="00990A19" w:rsidRPr="00D73CEB" w14:paraId="3FE90F1A" w14:textId="77777777" w:rsidTr="00A014A9">
        <w:trPr>
          <w:trHeight w:val="340"/>
        </w:trPr>
        <w:tc>
          <w:tcPr>
            <w:tcW w:w="1777" w:type="dxa"/>
            <w:shd w:val="clear" w:color="auto" w:fill="FFFFFF"/>
            <w:vAlign w:val="center"/>
            <w:hideMark/>
          </w:tcPr>
          <w:p w14:paraId="1140BA3B"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7B3532C9"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30080D0A" w14:textId="0B997590" w:rsidR="001D1111" w:rsidRPr="00D73CEB" w:rsidRDefault="0014181C" w:rsidP="00907A3A">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0312112598</w:t>
            </w:r>
          </w:p>
        </w:tc>
      </w:tr>
      <w:tr w:rsidR="00990A19" w:rsidRPr="00D73CEB" w14:paraId="3EF72862" w14:textId="77777777" w:rsidTr="00A014A9">
        <w:trPr>
          <w:trHeight w:val="340"/>
        </w:trPr>
        <w:tc>
          <w:tcPr>
            <w:tcW w:w="1777" w:type="dxa"/>
            <w:shd w:val="clear" w:color="auto" w:fill="FFFFFF"/>
            <w:vAlign w:val="center"/>
            <w:hideMark/>
          </w:tcPr>
          <w:p w14:paraId="6AF52372"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595DC5CC"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4D6536E1" w14:textId="3EDA25B9" w:rsidR="001D1111" w:rsidRPr="00D73CEB" w:rsidRDefault="003C0E0C" w:rsidP="00907A3A">
            <w:pPr>
              <w:spacing w:before="40" w:after="40" w:line="288" w:lineRule="auto"/>
              <w:ind w:left="-90"/>
              <w:jc w:val="both"/>
              <w:rPr>
                <w:rFonts w:ascii="Times New Roman" w:hAnsi="Times New Roman"/>
                <w:b/>
                <w:sz w:val="24"/>
                <w:szCs w:val="24"/>
              </w:rPr>
            </w:pPr>
            <w:r w:rsidRPr="00D73CEB">
              <w:rPr>
                <w:rFonts w:ascii="Times New Roman" w:hAnsi="Times New Roman"/>
                <w:sz w:val="24"/>
                <w:szCs w:val="24"/>
              </w:rPr>
              <w:t>Ông</w:t>
            </w:r>
            <w:r w:rsidR="0014181C" w:rsidRPr="00D73CEB">
              <w:rPr>
                <w:rFonts w:ascii="Times New Roman" w:hAnsi="Times New Roman"/>
                <w:sz w:val="24"/>
                <w:szCs w:val="24"/>
              </w:rPr>
              <w:t xml:space="preserve"> </w:t>
            </w:r>
            <w:r w:rsidR="0014181C" w:rsidRPr="00D73CEB">
              <w:rPr>
                <w:rFonts w:ascii="Times New Roman" w:hAnsi="Times New Roman"/>
                <w:b/>
                <w:bCs/>
                <w:sz w:val="24"/>
                <w:szCs w:val="24"/>
              </w:rPr>
              <w:t>Hà Đức Cường</w:t>
            </w:r>
          </w:p>
        </w:tc>
      </w:tr>
      <w:tr w:rsidR="00990A19" w:rsidRPr="00D73CEB" w14:paraId="73629A00" w14:textId="77777777" w:rsidTr="00A014A9">
        <w:trPr>
          <w:trHeight w:val="340"/>
        </w:trPr>
        <w:tc>
          <w:tcPr>
            <w:tcW w:w="1777" w:type="dxa"/>
            <w:shd w:val="clear" w:color="auto" w:fill="FFFFFF"/>
            <w:vAlign w:val="center"/>
            <w:hideMark/>
          </w:tcPr>
          <w:p w14:paraId="2AD51EDB"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4D0D7693" w14:textId="77777777" w:rsidR="001D1111" w:rsidRPr="00D73CEB" w:rsidRDefault="001D1111"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1C75EF1B" w14:textId="431F2410" w:rsidR="001D1111" w:rsidRPr="00D73CEB" w:rsidRDefault="003C0E0C" w:rsidP="00907A3A">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 xml:space="preserve">Giám </w:t>
            </w:r>
            <w:r w:rsidR="0014181C" w:rsidRPr="00D73CEB">
              <w:rPr>
                <w:rFonts w:ascii="Times New Roman" w:hAnsi="Times New Roman"/>
                <w:sz w:val="24"/>
                <w:szCs w:val="24"/>
              </w:rPr>
              <w:t>đ</w:t>
            </w:r>
            <w:r w:rsidRPr="00D73CEB">
              <w:rPr>
                <w:rFonts w:ascii="Times New Roman" w:hAnsi="Times New Roman"/>
                <w:sz w:val="24"/>
                <w:szCs w:val="24"/>
              </w:rPr>
              <w:t>ốc</w:t>
            </w:r>
            <w:r w:rsidR="0014181C" w:rsidRPr="00D73CEB">
              <w:rPr>
                <w:rFonts w:ascii="Times New Roman" w:hAnsi="Times New Roman"/>
                <w:sz w:val="24"/>
                <w:szCs w:val="24"/>
              </w:rPr>
              <w:t xml:space="preserve"> Điều hành</w:t>
            </w:r>
          </w:p>
        </w:tc>
      </w:tr>
      <w:tr w:rsidR="00990A19" w:rsidRPr="00D73CEB" w14:paraId="2E1A3A3B" w14:textId="77777777" w:rsidTr="00E26E8E">
        <w:trPr>
          <w:trHeight w:val="340"/>
        </w:trPr>
        <w:tc>
          <w:tcPr>
            <w:tcW w:w="1777" w:type="dxa"/>
            <w:shd w:val="clear" w:color="auto" w:fill="FFFFFF"/>
            <w:vAlign w:val="center"/>
          </w:tcPr>
          <w:p w14:paraId="28BADEDF"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tcPr>
          <w:p w14:paraId="2404E801"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tcPr>
          <w:p w14:paraId="6B4543C7" w14:textId="5AD9B5C5" w:rsidR="000F2D28" w:rsidRPr="00D73CEB" w:rsidRDefault="0014181C"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028 3930 0903</w:t>
            </w:r>
          </w:p>
        </w:tc>
        <w:tc>
          <w:tcPr>
            <w:tcW w:w="4451" w:type="dxa"/>
            <w:shd w:val="clear" w:color="auto" w:fill="FFFFFF"/>
          </w:tcPr>
          <w:p w14:paraId="5B462C31" w14:textId="77777777" w:rsidR="000F2D28" w:rsidRPr="00D73CEB" w:rsidRDefault="000F2D28" w:rsidP="00907A3A">
            <w:pPr>
              <w:spacing w:before="40" w:after="40" w:line="288" w:lineRule="auto"/>
              <w:ind w:left="-90"/>
              <w:jc w:val="both"/>
              <w:rPr>
                <w:rFonts w:ascii="Times New Roman" w:hAnsi="Times New Roman"/>
                <w:sz w:val="24"/>
                <w:szCs w:val="24"/>
              </w:rPr>
            </w:pPr>
            <w:r w:rsidRPr="00D73CEB">
              <w:rPr>
                <w:rFonts w:ascii="Times New Roman" w:hAnsi="Times New Roman"/>
                <w:sz w:val="24"/>
                <w:szCs w:val="24"/>
              </w:rPr>
              <w:t>Fax:</w:t>
            </w:r>
          </w:p>
        </w:tc>
      </w:tr>
      <w:tr w:rsidR="00990A19" w:rsidRPr="00D73CEB" w14:paraId="0C1DE395" w14:textId="77777777" w:rsidTr="00E26E8E">
        <w:trPr>
          <w:trHeight w:val="340"/>
        </w:trPr>
        <w:tc>
          <w:tcPr>
            <w:tcW w:w="1777" w:type="dxa"/>
            <w:shd w:val="clear" w:color="auto" w:fill="FFFFFF"/>
            <w:vAlign w:val="center"/>
            <w:hideMark/>
          </w:tcPr>
          <w:p w14:paraId="3F38A886" w14:textId="6CC43709" w:rsidR="000F2D28" w:rsidRPr="00D73CEB" w:rsidRDefault="00845C1C" w:rsidP="00907A3A">
            <w:pPr>
              <w:spacing w:before="40" w:after="40" w:line="288" w:lineRule="auto"/>
              <w:ind w:left="-90"/>
              <w:rPr>
                <w:rFonts w:ascii="Times New Roman" w:hAnsi="Times New Roman"/>
                <w:b/>
                <w:sz w:val="24"/>
                <w:szCs w:val="24"/>
              </w:rPr>
            </w:pPr>
            <w:r w:rsidRPr="00D73CEB">
              <w:rPr>
                <w:rFonts w:ascii="Times New Roman" w:hAnsi="Times New Roman"/>
                <w:b/>
                <w:sz w:val="24"/>
                <w:szCs w:val="24"/>
              </w:rPr>
              <w:t>BÊN</w:t>
            </w:r>
            <w:r w:rsidR="000F2D28" w:rsidRPr="00D73CEB">
              <w:rPr>
                <w:rFonts w:ascii="Times New Roman" w:hAnsi="Times New Roman"/>
                <w:b/>
                <w:sz w:val="24"/>
                <w:szCs w:val="24"/>
              </w:rPr>
              <w:t xml:space="preserve"> B                  </w:t>
            </w:r>
          </w:p>
        </w:tc>
        <w:tc>
          <w:tcPr>
            <w:tcW w:w="270" w:type="dxa"/>
            <w:shd w:val="clear" w:color="auto" w:fill="FFFFFF"/>
            <w:vAlign w:val="center"/>
            <w:hideMark/>
          </w:tcPr>
          <w:p w14:paraId="7BA5F444" w14:textId="77777777" w:rsidR="000F2D28" w:rsidRPr="00D73CEB" w:rsidRDefault="000F2D28" w:rsidP="00907A3A">
            <w:pPr>
              <w:spacing w:before="40" w:after="40" w:line="288" w:lineRule="auto"/>
              <w:ind w:left="-90"/>
              <w:rPr>
                <w:rFonts w:ascii="Times New Roman" w:hAnsi="Times New Roman"/>
                <w:b/>
                <w:sz w:val="24"/>
                <w:szCs w:val="24"/>
              </w:rPr>
            </w:pPr>
            <w:r w:rsidRPr="00D73CEB">
              <w:rPr>
                <w:rFonts w:ascii="Times New Roman" w:hAnsi="Times New Roman"/>
                <w:b/>
                <w:sz w:val="24"/>
                <w:szCs w:val="24"/>
              </w:rPr>
              <w:t>:</w:t>
            </w:r>
          </w:p>
        </w:tc>
        <w:tc>
          <w:tcPr>
            <w:tcW w:w="8141" w:type="dxa"/>
            <w:gridSpan w:val="2"/>
            <w:shd w:val="clear" w:color="auto" w:fill="FFFFFF"/>
            <w:vAlign w:val="center"/>
            <w:hideMark/>
          </w:tcPr>
          <w:p w14:paraId="2898E1DF" w14:textId="77777777" w:rsidR="000F2D28" w:rsidRPr="00D73CEB" w:rsidRDefault="000F2D28" w:rsidP="00907A3A">
            <w:pPr>
              <w:spacing w:before="40" w:after="40" w:line="288" w:lineRule="auto"/>
              <w:ind w:left="-90"/>
              <w:rPr>
                <w:rFonts w:ascii="Times New Roman" w:hAnsi="Times New Roman"/>
                <w:b/>
                <w:sz w:val="24"/>
                <w:szCs w:val="24"/>
              </w:rPr>
            </w:pPr>
            <w:r w:rsidRPr="00D73CEB">
              <w:rPr>
                <w:rFonts w:ascii="Times New Roman" w:hAnsi="Times New Roman"/>
                <w:b/>
                <w:sz w:val="24"/>
                <w:szCs w:val="24"/>
              </w:rPr>
              <w:t>CÔNG TY CỔ PHẦN VCCORP</w:t>
            </w:r>
          </w:p>
        </w:tc>
      </w:tr>
      <w:tr w:rsidR="00990A19" w:rsidRPr="00D73CEB" w14:paraId="3A018679" w14:textId="77777777" w:rsidTr="00E26E8E">
        <w:trPr>
          <w:trHeight w:val="640"/>
        </w:trPr>
        <w:tc>
          <w:tcPr>
            <w:tcW w:w="1777" w:type="dxa"/>
            <w:shd w:val="clear" w:color="auto" w:fill="FFFFFF"/>
            <w:vAlign w:val="center"/>
            <w:hideMark/>
          </w:tcPr>
          <w:p w14:paraId="71B08E1D"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1D48D736"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0E750305" w14:textId="77777777" w:rsidR="000F2D28" w:rsidRPr="00D73CEB" w:rsidRDefault="000F2D28" w:rsidP="00907A3A">
            <w:pPr>
              <w:spacing w:before="40" w:after="40" w:line="288" w:lineRule="auto"/>
              <w:ind w:left="-90"/>
              <w:jc w:val="both"/>
              <w:rPr>
                <w:rFonts w:ascii="Times New Roman" w:hAnsi="Times New Roman"/>
                <w:sz w:val="24"/>
                <w:szCs w:val="24"/>
              </w:rPr>
            </w:pPr>
            <w:r w:rsidRPr="00D73CEB">
              <w:rPr>
                <w:rFonts w:ascii="Times New Roman" w:hAnsi="Times New Roman"/>
                <w:sz w:val="24"/>
                <w:szCs w:val="24"/>
              </w:rPr>
              <w:t>Số 01 phố Nguyễn Huy Tưởng, phường Thanh Xuân Trung, Quận Thanh Xuân, TP Hà Nội.</w:t>
            </w:r>
          </w:p>
        </w:tc>
      </w:tr>
      <w:tr w:rsidR="00990A19" w:rsidRPr="00D73CEB" w14:paraId="4FF2BC36" w14:textId="77777777" w:rsidTr="00E26E8E">
        <w:trPr>
          <w:trHeight w:val="340"/>
        </w:trPr>
        <w:tc>
          <w:tcPr>
            <w:tcW w:w="1777" w:type="dxa"/>
            <w:shd w:val="clear" w:color="auto" w:fill="FFFFFF"/>
            <w:vAlign w:val="center"/>
            <w:hideMark/>
          </w:tcPr>
          <w:p w14:paraId="67909783"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31116857"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03DC8CBA"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0101871229</w:t>
            </w:r>
          </w:p>
        </w:tc>
        <w:tc>
          <w:tcPr>
            <w:tcW w:w="4451" w:type="dxa"/>
            <w:shd w:val="clear" w:color="auto" w:fill="FFFFFF"/>
          </w:tcPr>
          <w:p w14:paraId="3F0F7B1C" w14:textId="77777777" w:rsidR="000F2D28" w:rsidRPr="00D73CEB" w:rsidRDefault="000F2D28" w:rsidP="00907A3A">
            <w:pPr>
              <w:spacing w:before="40" w:after="40" w:line="288" w:lineRule="auto"/>
              <w:ind w:left="-90"/>
              <w:jc w:val="both"/>
              <w:rPr>
                <w:rFonts w:ascii="Times New Roman" w:hAnsi="Times New Roman"/>
                <w:sz w:val="24"/>
                <w:szCs w:val="24"/>
                <w:highlight w:val="yellow"/>
              </w:rPr>
            </w:pPr>
          </w:p>
        </w:tc>
      </w:tr>
      <w:tr w:rsidR="00990A19" w:rsidRPr="00D73CEB" w14:paraId="07D7794A" w14:textId="77777777" w:rsidTr="00E26E8E">
        <w:trPr>
          <w:trHeight w:val="340"/>
        </w:trPr>
        <w:tc>
          <w:tcPr>
            <w:tcW w:w="1777" w:type="dxa"/>
            <w:shd w:val="clear" w:color="auto" w:fill="FFFFFF"/>
            <w:vAlign w:val="center"/>
            <w:hideMark/>
          </w:tcPr>
          <w:p w14:paraId="2E2B31B2"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4A1E377B"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04433DE8"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Ông </w:t>
            </w:r>
            <w:r w:rsidRPr="00D73CEB">
              <w:rPr>
                <w:rFonts w:ascii="Times New Roman" w:hAnsi="Times New Roman"/>
                <w:b/>
                <w:sz w:val="24"/>
                <w:szCs w:val="24"/>
              </w:rPr>
              <w:t>Nguyễn Thế Tân</w:t>
            </w:r>
          </w:p>
        </w:tc>
        <w:tc>
          <w:tcPr>
            <w:tcW w:w="4451" w:type="dxa"/>
            <w:shd w:val="clear" w:color="auto" w:fill="FFFFFF"/>
          </w:tcPr>
          <w:p w14:paraId="22AAA70E" w14:textId="77777777" w:rsidR="000F2D28" w:rsidRPr="00D73CEB" w:rsidRDefault="000F2D28" w:rsidP="00907A3A">
            <w:pPr>
              <w:spacing w:before="40" w:after="40" w:line="288" w:lineRule="auto"/>
              <w:ind w:left="-90"/>
              <w:jc w:val="both"/>
              <w:rPr>
                <w:rFonts w:ascii="Times New Roman" w:hAnsi="Times New Roman"/>
                <w:sz w:val="24"/>
                <w:szCs w:val="24"/>
                <w:highlight w:val="yellow"/>
              </w:rPr>
            </w:pPr>
          </w:p>
        </w:tc>
      </w:tr>
      <w:tr w:rsidR="00990A19" w:rsidRPr="00D73CEB" w14:paraId="30B6480A" w14:textId="77777777" w:rsidTr="00E26E8E">
        <w:trPr>
          <w:trHeight w:val="340"/>
        </w:trPr>
        <w:tc>
          <w:tcPr>
            <w:tcW w:w="1777" w:type="dxa"/>
            <w:shd w:val="clear" w:color="auto" w:fill="FFFFFF"/>
            <w:vAlign w:val="center"/>
            <w:hideMark/>
          </w:tcPr>
          <w:p w14:paraId="7054BE02"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7E0A406B"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6A564613"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Tổng Giám đốc</w:t>
            </w:r>
          </w:p>
        </w:tc>
        <w:tc>
          <w:tcPr>
            <w:tcW w:w="4451" w:type="dxa"/>
            <w:shd w:val="clear" w:color="auto" w:fill="FFFFFF"/>
          </w:tcPr>
          <w:p w14:paraId="0ACB34D3" w14:textId="77777777" w:rsidR="000F2D28" w:rsidRPr="00D73CEB" w:rsidRDefault="000F2D28" w:rsidP="00907A3A">
            <w:pPr>
              <w:spacing w:before="40" w:after="40" w:line="288" w:lineRule="auto"/>
              <w:ind w:left="-90"/>
              <w:jc w:val="both"/>
              <w:rPr>
                <w:rFonts w:ascii="Times New Roman" w:hAnsi="Times New Roman"/>
                <w:sz w:val="24"/>
                <w:szCs w:val="24"/>
                <w:highlight w:val="yellow"/>
              </w:rPr>
            </w:pPr>
          </w:p>
        </w:tc>
      </w:tr>
      <w:tr w:rsidR="00990A19" w:rsidRPr="00D73CEB" w14:paraId="08B2C433" w14:textId="77777777" w:rsidTr="00E26E8E">
        <w:trPr>
          <w:trHeight w:val="340"/>
        </w:trPr>
        <w:tc>
          <w:tcPr>
            <w:tcW w:w="1777" w:type="dxa"/>
            <w:shd w:val="clear" w:color="auto" w:fill="FFFFFF"/>
            <w:vAlign w:val="center"/>
            <w:hideMark/>
          </w:tcPr>
          <w:p w14:paraId="5BF662C0"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hideMark/>
          </w:tcPr>
          <w:p w14:paraId="163745A8"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6177F2B4"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024.7309.5555                                             </w:t>
            </w:r>
          </w:p>
        </w:tc>
        <w:tc>
          <w:tcPr>
            <w:tcW w:w="4451" w:type="dxa"/>
            <w:shd w:val="clear" w:color="auto" w:fill="FFFFFF"/>
            <w:vAlign w:val="bottom"/>
            <w:hideMark/>
          </w:tcPr>
          <w:p w14:paraId="51A6D7D4" w14:textId="77777777" w:rsidR="000F2D28" w:rsidRPr="00D73CEB" w:rsidRDefault="000F2D28" w:rsidP="00907A3A">
            <w:pPr>
              <w:spacing w:before="40" w:after="40" w:line="288" w:lineRule="auto"/>
              <w:rPr>
                <w:rFonts w:ascii="Times New Roman" w:hAnsi="Times New Roman"/>
                <w:sz w:val="24"/>
                <w:szCs w:val="24"/>
                <w:highlight w:val="yellow"/>
              </w:rPr>
            </w:pPr>
            <w:r w:rsidRPr="00D73CEB">
              <w:rPr>
                <w:rFonts w:ascii="Times New Roman" w:hAnsi="Times New Roman"/>
                <w:sz w:val="24"/>
                <w:szCs w:val="24"/>
              </w:rPr>
              <w:t>Fax: 024.974.3413</w:t>
            </w:r>
          </w:p>
        </w:tc>
      </w:tr>
      <w:tr w:rsidR="00990A19" w:rsidRPr="00D73CEB" w14:paraId="66994069" w14:textId="77777777" w:rsidTr="00E26E8E">
        <w:trPr>
          <w:trHeight w:val="340"/>
        </w:trPr>
        <w:tc>
          <w:tcPr>
            <w:tcW w:w="1777" w:type="dxa"/>
            <w:shd w:val="clear" w:color="auto" w:fill="FFFFFF"/>
            <w:vAlign w:val="center"/>
            <w:hideMark/>
          </w:tcPr>
          <w:p w14:paraId="4D1D8662"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Số tài khoản        </w:t>
            </w:r>
          </w:p>
        </w:tc>
        <w:tc>
          <w:tcPr>
            <w:tcW w:w="270" w:type="dxa"/>
            <w:shd w:val="clear" w:color="auto" w:fill="FFFFFF"/>
            <w:vAlign w:val="center"/>
            <w:hideMark/>
          </w:tcPr>
          <w:p w14:paraId="00B93DBD" w14:textId="77777777" w:rsidR="000F2D28" w:rsidRPr="00D73CEB" w:rsidRDefault="000F2D28" w:rsidP="00907A3A">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5D8230DC" w14:textId="77777777" w:rsidR="000F2D28" w:rsidRPr="00D73CEB" w:rsidRDefault="000F2D28" w:rsidP="00907A3A">
            <w:pPr>
              <w:spacing w:before="40" w:after="40" w:line="288" w:lineRule="auto"/>
              <w:ind w:left="-90"/>
              <w:jc w:val="both"/>
              <w:rPr>
                <w:rFonts w:ascii="Times New Roman" w:hAnsi="Times New Roman"/>
                <w:spacing w:val="-4"/>
                <w:sz w:val="24"/>
                <w:szCs w:val="24"/>
              </w:rPr>
            </w:pPr>
            <w:r w:rsidRPr="00D73CEB">
              <w:rPr>
                <w:rFonts w:ascii="Times New Roman" w:hAnsi="Times New Roman"/>
                <w:spacing w:val="-4"/>
                <w:sz w:val="24"/>
                <w:szCs w:val="24"/>
              </w:rPr>
              <w:t>0021001839243 Tại Ngân hàng TMCP Ngoại Thương Việt Nam – Chi nhánh Hà Nội</w:t>
            </w:r>
          </w:p>
        </w:tc>
      </w:tr>
    </w:tbl>
    <w:p w14:paraId="2048F54E" w14:textId="370970C8" w:rsidR="000F2D28" w:rsidRPr="00D73CEB" w:rsidRDefault="000F2D28" w:rsidP="00907A3A">
      <w:pPr>
        <w:spacing w:before="40" w:after="40" w:line="288" w:lineRule="auto"/>
        <w:jc w:val="both"/>
        <w:rPr>
          <w:rFonts w:ascii="Times New Roman" w:hAnsi="Times New Roman"/>
          <w:sz w:val="24"/>
          <w:szCs w:val="24"/>
        </w:rPr>
      </w:pPr>
      <w:r w:rsidRPr="00D73CEB">
        <w:rPr>
          <w:rFonts w:ascii="Times New Roman" w:hAnsi="Times New Roman"/>
          <w:sz w:val="24"/>
          <w:szCs w:val="24"/>
        </w:rPr>
        <w:t xml:space="preserve">Sau khi bàn bạc và thống nhất, </w:t>
      </w:r>
      <w:r w:rsidR="00503BEE" w:rsidRPr="00D73CEB">
        <w:rPr>
          <w:rFonts w:ascii="Times New Roman" w:hAnsi="Times New Roman"/>
          <w:sz w:val="24"/>
          <w:szCs w:val="24"/>
        </w:rPr>
        <w:t>hai Bên đồng ý ký kết</w:t>
      </w:r>
      <w:r w:rsidR="00126046" w:rsidRPr="00D73CEB">
        <w:rPr>
          <w:rFonts w:ascii="Times New Roman" w:hAnsi="Times New Roman"/>
          <w:sz w:val="24"/>
          <w:szCs w:val="24"/>
        </w:rPr>
        <w:t xml:space="preserve"> Hợp đồng cung cấp </w:t>
      </w:r>
      <w:r w:rsidR="002F32DF" w:rsidRPr="00D73CEB">
        <w:rPr>
          <w:rFonts w:ascii="Times New Roman" w:hAnsi="Times New Roman"/>
          <w:sz w:val="24"/>
          <w:szCs w:val="24"/>
        </w:rPr>
        <w:t>Dịch vụ</w:t>
      </w:r>
      <w:r w:rsidR="002D290C" w:rsidRPr="00D73CEB">
        <w:rPr>
          <w:rFonts w:ascii="Times New Roman" w:hAnsi="Times New Roman"/>
          <w:sz w:val="24"/>
          <w:szCs w:val="24"/>
        </w:rPr>
        <w:t xml:space="preserve"> (Sau đây gọi là “Hợp đồng”)</w:t>
      </w:r>
      <w:r w:rsidRPr="00D73CEB">
        <w:rPr>
          <w:rFonts w:ascii="Times New Roman" w:hAnsi="Times New Roman"/>
          <w:sz w:val="24"/>
          <w:szCs w:val="24"/>
        </w:rPr>
        <w:t xml:space="preserve"> với các nội dung như sau:</w:t>
      </w:r>
    </w:p>
    <w:p w14:paraId="29F7802A" w14:textId="145783C6" w:rsidR="000F2D28" w:rsidRPr="00D73CEB" w:rsidRDefault="000F2D28" w:rsidP="00907A3A">
      <w:pPr>
        <w:spacing w:before="40" w:after="40" w:line="288" w:lineRule="auto"/>
        <w:jc w:val="both"/>
        <w:rPr>
          <w:rStyle w:val="Strong"/>
          <w:rFonts w:ascii="Times New Roman" w:hAnsi="Times New Roman"/>
          <w:sz w:val="24"/>
          <w:szCs w:val="24"/>
        </w:rPr>
      </w:pPr>
      <w:r w:rsidRPr="00D73CEB">
        <w:rPr>
          <w:rStyle w:val="Strong"/>
          <w:rFonts w:ascii="Times New Roman" w:hAnsi="Times New Roman"/>
          <w:sz w:val="24"/>
          <w:szCs w:val="24"/>
        </w:rPr>
        <w:t xml:space="preserve">Điều 1: Phạm vi </w:t>
      </w:r>
      <w:r w:rsidR="002F32DF" w:rsidRPr="00D73CEB">
        <w:rPr>
          <w:rStyle w:val="Strong"/>
          <w:rFonts w:ascii="Times New Roman" w:hAnsi="Times New Roman"/>
          <w:sz w:val="24"/>
          <w:szCs w:val="24"/>
        </w:rPr>
        <w:t>Dịch vụ</w:t>
      </w:r>
    </w:p>
    <w:p w14:paraId="16FC8209" w14:textId="2D9DD95A" w:rsidR="000F2D28" w:rsidRPr="00D73CEB" w:rsidRDefault="00845C1C" w:rsidP="00907A3A">
      <w:pPr>
        <w:pStyle w:val="ListParagraph"/>
        <w:numPr>
          <w:ilvl w:val="1"/>
          <w:numId w:val="1"/>
        </w:numPr>
        <w:spacing w:before="40" w:after="40" w:line="288" w:lineRule="auto"/>
        <w:ind w:left="709" w:hanging="709"/>
        <w:contextualSpacing w:val="0"/>
        <w:jc w:val="both"/>
        <w:rPr>
          <w:rFonts w:ascii="Times New Roman" w:hAnsi="Times New Roman" w:cs="Times New Roman"/>
          <w:color w:val="auto"/>
          <w:sz w:val="24"/>
          <w:szCs w:val="24"/>
        </w:rPr>
      </w:pPr>
      <w:bookmarkStart w:id="1" w:name="h.30j0zll"/>
      <w:bookmarkEnd w:id="1"/>
      <w:r w:rsidRPr="00D73CEB">
        <w:rPr>
          <w:rFonts w:ascii="Times New Roman" w:hAnsi="Times New Roman" w:cs="Times New Roman"/>
          <w:color w:val="auto"/>
          <w:sz w:val="24"/>
          <w:szCs w:val="24"/>
        </w:rPr>
        <w:t>Bên</w:t>
      </w:r>
      <w:r w:rsidR="000F2D28" w:rsidRPr="00D73CEB">
        <w:rPr>
          <w:rFonts w:ascii="Times New Roman" w:hAnsi="Times New Roman" w:cs="Times New Roman"/>
          <w:color w:val="auto"/>
          <w:sz w:val="24"/>
          <w:szCs w:val="24"/>
        </w:rPr>
        <w:t xml:space="preserve"> B cung cấp cho </w:t>
      </w:r>
      <w:r w:rsidRPr="00D73CEB">
        <w:rPr>
          <w:rFonts w:ascii="Times New Roman" w:hAnsi="Times New Roman" w:cs="Times New Roman"/>
          <w:color w:val="auto"/>
          <w:sz w:val="24"/>
          <w:szCs w:val="24"/>
        </w:rPr>
        <w:t>Bên</w:t>
      </w:r>
      <w:r w:rsidR="000F2D28" w:rsidRPr="00D73CEB">
        <w:rPr>
          <w:rFonts w:ascii="Times New Roman" w:hAnsi="Times New Roman" w:cs="Times New Roman"/>
          <w:color w:val="auto"/>
          <w:sz w:val="24"/>
          <w:szCs w:val="24"/>
        </w:rPr>
        <w:t xml:space="preserve"> A </w:t>
      </w:r>
      <w:r w:rsidR="002F32DF" w:rsidRPr="00D73CEB">
        <w:rPr>
          <w:rFonts w:ascii="Times New Roman" w:hAnsi="Times New Roman" w:cs="Times New Roman"/>
          <w:color w:val="auto"/>
          <w:sz w:val="24"/>
          <w:szCs w:val="24"/>
        </w:rPr>
        <w:t>Dịch vụ</w:t>
      </w:r>
      <w:r w:rsidR="00C50357" w:rsidRPr="00D73CEB">
        <w:rPr>
          <w:rFonts w:ascii="Times New Roman" w:hAnsi="Times New Roman" w:cs="Times New Roman"/>
          <w:color w:val="auto"/>
          <w:sz w:val="24"/>
          <w:szCs w:val="24"/>
        </w:rPr>
        <w:t xml:space="preserve"> thiết kế website</w:t>
      </w:r>
      <w:r w:rsidR="00FD61B4" w:rsidRPr="00D73CEB">
        <w:rPr>
          <w:rFonts w:ascii="Times New Roman" w:hAnsi="Times New Roman" w:cs="Times New Roman"/>
          <w:color w:val="auto"/>
          <w:sz w:val="24"/>
          <w:szCs w:val="24"/>
        </w:rPr>
        <w:t xml:space="preserve"> do Bên B vận hành</w:t>
      </w:r>
      <w:r w:rsidR="002F32DF" w:rsidRPr="00D73CEB">
        <w:rPr>
          <w:rFonts w:ascii="Times New Roman" w:hAnsi="Times New Roman" w:cs="Times New Roman"/>
          <w:color w:val="auto"/>
          <w:sz w:val="24"/>
          <w:szCs w:val="24"/>
        </w:rPr>
        <w:t xml:space="preserve"> (“gọi là Dịch vụ”)</w:t>
      </w:r>
      <w:r w:rsidR="00FD61B4" w:rsidRPr="00D73CEB">
        <w:rPr>
          <w:rFonts w:ascii="Times New Roman" w:hAnsi="Times New Roman" w:cs="Times New Roman"/>
          <w:color w:val="auto"/>
          <w:sz w:val="24"/>
          <w:szCs w:val="24"/>
        </w:rPr>
        <w:t>.</w:t>
      </w:r>
    </w:p>
    <w:p w14:paraId="70153E47" w14:textId="1C088A8D" w:rsidR="000F2D28" w:rsidRPr="00D73CEB" w:rsidRDefault="000F2D28" w:rsidP="00907A3A">
      <w:pPr>
        <w:pStyle w:val="ListParagraph"/>
        <w:numPr>
          <w:ilvl w:val="1"/>
          <w:numId w:val="1"/>
        </w:numPr>
        <w:spacing w:before="40" w:after="40" w:line="288" w:lineRule="auto"/>
        <w:ind w:left="709" w:hanging="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Nội dung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chi tiết được quy định tại các Phụ lục số đính kèm theo Hợp đồng này.</w:t>
      </w:r>
    </w:p>
    <w:p w14:paraId="7A030DAB" w14:textId="42A840E4" w:rsidR="000F2D28" w:rsidRPr="00D73CEB" w:rsidRDefault="000F2D28" w:rsidP="00907A3A">
      <w:pPr>
        <w:pStyle w:val="ListParagraph"/>
        <w:numPr>
          <w:ilvl w:val="1"/>
          <w:numId w:val="1"/>
        </w:numPr>
        <w:spacing w:before="40" w:after="40" w:line="288" w:lineRule="auto"/>
        <w:ind w:left="709" w:hanging="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Danh mục sử dụng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có thể thay đổi, bổ sung thỏa thuận của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và được lập thành các Phụ lục và là thành phần không tách rời với với Hợp đồng.</w:t>
      </w:r>
    </w:p>
    <w:p w14:paraId="62305E44" w14:textId="403647EF" w:rsidR="000F2D28" w:rsidRPr="00D73CEB" w:rsidRDefault="000F2D28" w:rsidP="00907A3A">
      <w:pPr>
        <w:spacing w:before="40" w:after="40" w:line="288" w:lineRule="auto"/>
        <w:jc w:val="both"/>
        <w:rPr>
          <w:rStyle w:val="Strong"/>
          <w:rFonts w:ascii="Times New Roman" w:hAnsi="Times New Roman"/>
          <w:sz w:val="24"/>
          <w:szCs w:val="24"/>
        </w:rPr>
      </w:pPr>
      <w:r w:rsidRPr="00D73CEB">
        <w:rPr>
          <w:rStyle w:val="Strong"/>
          <w:rFonts w:ascii="Times New Roman" w:hAnsi="Times New Roman"/>
          <w:sz w:val="24"/>
          <w:szCs w:val="24"/>
        </w:rPr>
        <w:t xml:space="preserve">Điều 2: </w:t>
      </w:r>
      <w:bookmarkStart w:id="2" w:name="_Hlk137930354"/>
      <w:r w:rsidR="002F32DF" w:rsidRPr="00D73CEB">
        <w:rPr>
          <w:rStyle w:val="Strong"/>
          <w:rFonts w:ascii="Times New Roman" w:hAnsi="Times New Roman"/>
          <w:sz w:val="24"/>
          <w:szCs w:val="24"/>
        </w:rPr>
        <w:t xml:space="preserve">Cước phí Dịch vụ và Điều khoản </w:t>
      </w:r>
      <w:r w:rsidRPr="00D73CEB">
        <w:rPr>
          <w:rStyle w:val="Strong"/>
          <w:rFonts w:ascii="Times New Roman" w:hAnsi="Times New Roman"/>
          <w:sz w:val="24"/>
          <w:szCs w:val="24"/>
        </w:rPr>
        <w:t>thanh toán</w:t>
      </w:r>
      <w:bookmarkEnd w:id="2"/>
    </w:p>
    <w:p w14:paraId="749D4E5C" w14:textId="0CA63623" w:rsidR="000F2D28" w:rsidRPr="00D73CEB" w:rsidRDefault="000F2D28" w:rsidP="00907A3A">
      <w:pPr>
        <w:pStyle w:val="ListParagraph"/>
        <w:numPr>
          <w:ilvl w:val="1"/>
          <w:numId w:val="2"/>
        </w:numPr>
        <w:spacing w:before="40" w:after="40" w:line="288" w:lineRule="auto"/>
        <w:ind w:left="720" w:hanging="720"/>
        <w:contextualSpacing w:val="0"/>
        <w:jc w:val="both"/>
        <w:rPr>
          <w:rFonts w:ascii="Times New Roman" w:eastAsia="Times New Roman" w:hAnsi="Times New Roman" w:cs="Times New Roman"/>
          <w:b/>
          <w:color w:val="auto"/>
          <w:sz w:val="24"/>
          <w:szCs w:val="24"/>
        </w:rPr>
      </w:pPr>
      <w:r w:rsidRPr="00D73CEB">
        <w:rPr>
          <w:rFonts w:ascii="Times New Roman" w:eastAsia="Times New Roman" w:hAnsi="Times New Roman" w:cs="Times New Roman"/>
          <w:b/>
          <w:color w:val="auto"/>
          <w:sz w:val="24"/>
          <w:szCs w:val="24"/>
        </w:rPr>
        <w:t xml:space="preserve">Cước phí </w:t>
      </w:r>
      <w:r w:rsidR="002F32DF" w:rsidRPr="00D73CEB">
        <w:rPr>
          <w:rFonts w:ascii="Times New Roman" w:eastAsia="Times New Roman" w:hAnsi="Times New Roman" w:cs="Times New Roman"/>
          <w:b/>
          <w:color w:val="auto"/>
          <w:sz w:val="24"/>
          <w:szCs w:val="24"/>
        </w:rPr>
        <w:t>Dịch vụ</w:t>
      </w:r>
      <w:r w:rsidRPr="00D73CEB">
        <w:rPr>
          <w:rFonts w:ascii="Times New Roman" w:eastAsia="Times New Roman" w:hAnsi="Times New Roman" w:cs="Times New Roman"/>
          <w:b/>
          <w:color w:val="auto"/>
          <w:sz w:val="24"/>
          <w:szCs w:val="24"/>
        </w:rPr>
        <w:t>:</w:t>
      </w:r>
    </w:p>
    <w:p w14:paraId="51D422B2" w14:textId="06BE722D" w:rsidR="000F2D28" w:rsidRPr="00D73CEB" w:rsidRDefault="000F2D28" w:rsidP="00907A3A">
      <w:pPr>
        <w:pStyle w:val="ListParagraph"/>
        <w:numPr>
          <w:ilvl w:val="2"/>
          <w:numId w:val="3"/>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Chi tiết cước phí các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được quy định tại các Phụ lục đính kèm theo Hợp đồng này.</w:t>
      </w:r>
    </w:p>
    <w:p w14:paraId="5243E97E" w14:textId="7AF2833C" w:rsidR="000F2D28" w:rsidRPr="00D73CEB" w:rsidRDefault="0034506A" w:rsidP="00907A3A">
      <w:pPr>
        <w:pStyle w:val="ListParagraph"/>
        <w:numPr>
          <w:ilvl w:val="2"/>
          <w:numId w:val="3"/>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Trong quá trình sử dụng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nếu Bên A có nhu cầu chỉnh sửa/bổ sung thêm tính năng trên website, cước phí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phát sinh mà Bên A phải thanh toán cho Bên B sẽ do hai bên thỏa thuận </w:t>
      </w:r>
      <w:r w:rsidR="00661FA4" w:rsidRPr="00D73CEB">
        <w:rPr>
          <w:rFonts w:ascii="Times New Roman" w:hAnsi="Times New Roman" w:cs="Times New Roman"/>
          <w:color w:val="auto"/>
          <w:sz w:val="24"/>
          <w:szCs w:val="24"/>
        </w:rPr>
        <w:t xml:space="preserve">căn cứ trên bảng giá tại thời điểm Bên A phát sinh yêu cầu mới </w:t>
      </w:r>
      <w:r w:rsidRPr="00D73CEB">
        <w:rPr>
          <w:rFonts w:ascii="Times New Roman" w:hAnsi="Times New Roman" w:cs="Times New Roman"/>
          <w:color w:val="auto"/>
          <w:sz w:val="24"/>
          <w:szCs w:val="24"/>
        </w:rPr>
        <w:t>và được lập thành Phụ lục Hợp đồng.</w:t>
      </w:r>
    </w:p>
    <w:p w14:paraId="12617705" w14:textId="2A2F6B14" w:rsidR="000F2D28" w:rsidRPr="00D73CEB" w:rsidRDefault="000F2D28" w:rsidP="00907A3A">
      <w:pPr>
        <w:pStyle w:val="ListParagraph"/>
        <w:numPr>
          <w:ilvl w:val="2"/>
          <w:numId w:val="3"/>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Trong trường hợp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B có thay đổi về giá cước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B có trách nhiệm thông báo qua website chính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B tại địa chỉ </w:t>
      </w:r>
      <w:hyperlink r:id="rId8" w:history="1">
        <w:r w:rsidRPr="00D73CEB">
          <w:rPr>
            <w:rFonts w:ascii="Times New Roman" w:hAnsi="Times New Roman" w:cs="Times New Roman"/>
            <w:color w:val="auto"/>
            <w:sz w:val="24"/>
            <w:szCs w:val="24"/>
            <w:u w:val="single"/>
          </w:rPr>
          <w:t>https://bizfly.vn/</w:t>
        </w:r>
      </w:hyperlink>
      <w:r w:rsidRPr="00D73CEB">
        <w:rPr>
          <w:rFonts w:ascii="Times New Roman" w:hAnsi="Times New Roman" w:cs="Times New Roman"/>
          <w:color w:val="auto"/>
          <w:sz w:val="24"/>
          <w:szCs w:val="24"/>
        </w:rPr>
        <w:t xml:space="preserve"> hoặc </w:t>
      </w:r>
      <w:hyperlink r:id="rId9" w:history="1">
        <w:r w:rsidRPr="00D73CEB">
          <w:rPr>
            <w:rFonts w:ascii="Times New Roman" w:hAnsi="Times New Roman" w:cs="Times New Roman"/>
            <w:color w:val="auto"/>
            <w:sz w:val="24"/>
            <w:szCs w:val="24"/>
            <w:u w:val="single"/>
          </w:rPr>
          <w:t>https://cloud.bizfly.vn/</w:t>
        </w:r>
      </w:hyperlink>
      <w:r w:rsidRPr="00D73CEB">
        <w:rPr>
          <w:rFonts w:ascii="Times New Roman" w:hAnsi="Times New Roman" w:cs="Times New Roman"/>
          <w:color w:val="auto"/>
          <w:sz w:val="24"/>
          <w:szCs w:val="24"/>
        </w:rPr>
        <w:t xml:space="preserve"> </w:t>
      </w:r>
      <w:r w:rsidR="00661FA4" w:rsidRPr="00D73CEB">
        <w:rPr>
          <w:rFonts w:ascii="Times New Roman" w:hAnsi="Times New Roman" w:cs="Times New Roman"/>
          <w:color w:val="auto"/>
          <w:sz w:val="24"/>
          <w:szCs w:val="24"/>
        </w:rPr>
        <w:t>và</w:t>
      </w:r>
      <w:r w:rsidRPr="00D73CEB">
        <w:rPr>
          <w:rFonts w:ascii="Times New Roman" w:hAnsi="Times New Roman" w:cs="Times New Roman"/>
          <w:color w:val="auto"/>
          <w:sz w:val="24"/>
          <w:szCs w:val="24"/>
        </w:rPr>
        <w:t xml:space="preserve"> thông báo cho đầu mối liên hệ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được quy định </w:t>
      </w:r>
      <w:r w:rsidR="00D34F65" w:rsidRPr="00D73CEB">
        <w:rPr>
          <w:rFonts w:ascii="Times New Roman" w:hAnsi="Times New Roman" w:cs="Times New Roman"/>
          <w:color w:val="auto"/>
          <w:sz w:val="24"/>
          <w:szCs w:val="24"/>
        </w:rPr>
        <w:t>tại Phụ lục của</w:t>
      </w:r>
      <w:r w:rsidRPr="00D73CEB">
        <w:rPr>
          <w:rFonts w:ascii="Times New Roman" w:hAnsi="Times New Roman" w:cs="Times New Roman"/>
          <w:color w:val="auto"/>
          <w:sz w:val="24"/>
          <w:szCs w:val="24"/>
        </w:rPr>
        <w:t xml:space="preserve"> Hợp đồng này bằng email</w:t>
      </w:r>
      <w:del w:id="3" w:author="Tram, Nguyen Thi Phuong" w:date="2025-05-23T13:40:00Z">
        <w:r w:rsidRPr="00D73CEB" w:rsidDel="001952D4">
          <w:rPr>
            <w:rFonts w:ascii="Times New Roman" w:hAnsi="Times New Roman" w:cs="Times New Roman"/>
            <w:color w:val="auto"/>
            <w:sz w:val="24"/>
            <w:szCs w:val="24"/>
          </w:rPr>
          <w:delText>/điện thoại</w:delText>
        </w:r>
      </w:del>
      <w:r w:rsidRPr="00D73CEB">
        <w:rPr>
          <w:rFonts w:ascii="Times New Roman" w:hAnsi="Times New Roman" w:cs="Times New Roman"/>
          <w:color w:val="auto"/>
          <w:sz w:val="24"/>
          <w:szCs w:val="24"/>
        </w:rPr>
        <w:t xml:space="preserve">. Các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phát sinh trong Hợp đồng mới hoặc Hợp đồng gia hạn tiếp sau đó (nếu có) sẽ áp dụng theo Bảng giá hiện hành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B.</w:t>
      </w:r>
    </w:p>
    <w:p w14:paraId="401FB20A" w14:textId="5AC093F6" w:rsidR="000F2D28" w:rsidRPr="00D73CEB" w:rsidRDefault="002F32DF" w:rsidP="001179D0">
      <w:pPr>
        <w:pStyle w:val="ListParagraph"/>
        <w:numPr>
          <w:ilvl w:val="1"/>
          <w:numId w:val="23"/>
        </w:numPr>
        <w:spacing w:before="40" w:after="40" w:line="288" w:lineRule="auto"/>
        <w:ind w:left="709" w:hanging="709"/>
        <w:contextualSpacing w:val="0"/>
        <w:jc w:val="both"/>
        <w:rPr>
          <w:rFonts w:ascii="Times New Roman" w:hAnsi="Times New Roman" w:cs="Times New Roman"/>
          <w:b/>
          <w:color w:val="auto"/>
          <w:sz w:val="24"/>
          <w:szCs w:val="24"/>
        </w:rPr>
      </w:pPr>
      <w:r w:rsidRPr="00D73CEB">
        <w:rPr>
          <w:rFonts w:ascii="Times New Roman" w:hAnsi="Times New Roman" w:cs="Times New Roman"/>
          <w:b/>
          <w:color w:val="auto"/>
          <w:sz w:val="24"/>
          <w:szCs w:val="24"/>
        </w:rPr>
        <w:t>Điều khoản</w:t>
      </w:r>
      <w:r w:rsidR="000F2D28" w:rsidRPr="00D73CEB">
        <w:rPr>
          <w:rFonts w:ascii="Times New Roman" w:hAnsi="Times New Roman" w:cs="Times New Roman"/>
          <w:b/>
          <w:color w:val="auto"/>
          <w:sz w:val="24"/>
          <w:szCs w:val="24"/>
        </w:rPr>
        <w:t xml:space="preserve"> thanh toán: </w:t>
      </w:r>
    </w:p>
    <w:p w14:paraId="27AEE535" w14:textId="28DBEF0D" w:rsidR="000F2D28" w:rsidRPr="00D73CEB" w:rsidRDefault="000F2D28" w:rsidP="001179D0">
      <w:pPr>
        <w:pStyle w:val="ListParagraph"/>
        <w:numPr>
          <w:ilvl w:val="2"/>
          <w:numId w:val="23"/>
        </w:numPr>
        <w:spacing w:before="40" w:after="40" w:line="288" w:lineRule="auto"/>
        <w:ind w:left="720"/>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Các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thỏa thuận về thời hạn thanh toán cụ thể tại </w:t>
      </w:r>
      <w:r w:rsidRPr="00D73CEB">
        <w:rPr>
          <w:rFonts w:ascii="Times New Roman" w:hAnsi="Times New Roman" w:cs="Times New Roman"/>
          <w:color w:val="auto"/>
          <w:sz w:val="24"/>
          <w:szCs w:val="24"/>
          <w:shd w:val="clear" w:color="auto" w:fill="FFFFFF" w:themeFill="background1"/>
        </w:rPr>
        <w:t>các Phụ lục</w:t>
      </w:r>
      <w:r w:rsidR="009C56A2" w:rsidRPr="00D73CEB">
        <w:rPr>
          <w:rFonts w:ascii="Times New Roman" w:hAnsi="Times New Roman" w:cs="Times New Roman"/>
          <w:color w:val="auto"/>
          <w:sz w:val="24"/>
          <w:szCs w:val="24"/>
          <w:shd w:val="clear" w:color="auto" w:fill="FFFFFF" w:themeFill="background1"/>
          <w:lang w:val="vi-VN"/>
        </w:rPr>
        <w:t xml:space="preserve"> đính kèm Hợp đồng này</w:t>
      </w:r>
      <w:r w:rsidRPr="00D73CEB">
        <w:rPr>
          <w:rFonts w:ascii="Times New Roman" w:hAnsi="Times New Roman" w:cs="Times New Roman"/>
          <w:color w:val="auto"/>
          <w:sz w:val="24"/>
          <w:szCs w:val="24"/>
        </w:rPr>
        <w:t xml:space="preserve">. </w:t>
      </w:r>
    </w:p>
    <w:p w14:paraId="090F41EE" w14:textId="2960FEFC" w:rsidR="005C38D3" w:rsidRPr="00D73CEB" w:rsidRDefault="000F2D28" w:rsidP="005C38D3">
      <w:pPr>
        <w:pStyle w:val="ListParagraph"/>
        <w:numPr>
          <w:ilvl w:val="2"/>
          <w:numId w:val="23"/>
        </w:numPr>
        <w:spacing w:before="40" w:after="40" w:line="288" w:lineRule="auto"/>
        <w:jc w:val="both"/>
        <w:rPr>
          <w:rFonts w:ascii="Times New Roman" w:eastAsia="Times New Roman" w:hAnsi="Times New Roman" w:cs="Times New Roman"/>
          <w:color w:val="auto"/>
          <w:sz w:val="24"/>
          <w:szCs w:val="24"/>
        </w:rPr>
      </w:pPr>
      <w:r w:rsidRPr="00D73CEB">
        <w:rPr>
          <w:rFonts w:ascii="Times New Roman" w:hAnsi="Times New Roman" w:cs="Times New Roman"/>
          <w:color w:val="auto"/>
          <w:sz w:val="24"/>
          <w:szCs w:val="24"/>
        </w:rPr>
        <w:lastRenderedPageBreak/>
        <w:t xml:space="preserve">Trong trường hợp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không thanh toán đúng tiến độ đã thỏa thuận, các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được cung cấp bởi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B sẽ bị tạm dừng hoạt động. Quá thời hạn thanh toán 07 (bảy) ngày làm việc, nếu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vẫn không thực hiện thanh toán</w:t>
      </w:r>
      <w:r w:rsidR="00050CAA" w:rsidRPr="00D73CEB">
        <w:rPr>
          <w:rFonts w:ascii="Times New Roman" w:hAnsi="Times New Roman" w:cs="Times New Roman"/>
          <w:color w:val="auto"/>
          <w:sz w:val="24"/>
          <w:szCs w:val="24"/>
        </w:rPr>
        <w:t xml:space="preserve"> đầy đủ</w:t>
      </w:r>
      <w:r w:rsidRPr="00D73CEB">
        <w:rPr>
          <w:rFonts w:ascii="Times New Roman" w:hAnsi="Times New Roman" w:cs="Times New Roman"/>
          <w:color w:val="auto"/>
          <w:sz w:val="24"/>
          <w:szCs w:val="24"/>
        </w:rPr>
        <w:t xml:space="preserve">, </w:t>
      </w:r>
      <w:r w:rsidR="005C38D3" w:rsidRPr="00D73CEB">
        <w:rPr>
          <w:rFonts w:ascii="Times New Roman" w:eastAsia="Times New Roman" w:hAnsi="Times New Roman" w:cs="Times New Roman"/>
          <w:color w:val="auto"/>
          <w:sz w:val="24"/>
          <w:szCs w:val="24"/>
        </w:rPr>
        <w:t>các Dịch vụ của Bên A được cung cấp bởi Bên B sẽ bị tạm dừng hoạt động.</w:t>
      </w:r>
    </w:p>
    <w:p w14:paraId="5D8B3492" w14:textId="5D330337" w:rsidR="00907A3A" w:rsidRPr="00D73CEB" w:rsidRDefault="00907A3A" w:rsidP="005C38D3">
      <w:pPr>
        <w:pStyle w:val="ListParagraph"/>
        <w:spacing w:before="40" w:after="40" w:line="288" w:lineRule="auto"/>
        <w:ind w:left="1080"/>
        <w:jc w:val="both"/>
        <w:rPr>
          <w:rFonts w:ascii="Times New Roman" w:eastAsia="Times New Roman" w:hAnsi="Times New Roman" w:cs="Times New Roman"/>
          <w:color w:val="auto"/>
          <w:sz w:val="24"/>
          <w:szCs w:val="24"/>
        </w:rPr>
      </w:pPr>
      <w:r w:rsidRPr="00D73CEB">
        <w:rPr>
          <w:rFonts w:ascii="Times New Roman" w:hAnsi="Times New Roman" w:cs="Times New Roman"/>
          <w:color w:val="auto"/>
          <w:sz w:val="24"/>
          <w:szCs w:val="24"/>
          <w:lang w:val="pt-BR"/>
        </w:rPr>
        <w:t>Lãi suất chậm thanh toán được tính bằng 0,05%/ngày tương ứng với thời gian trả chậm.</w:t>
      </w:r>
    </w:p>
    <w:p w14:paraId="34E264B7" w14:textId="77777777" w:rsidR="000F2D28" w:rsidRPr="00D73CEB" w:rsidRDefault="000F2D28" w:rsidP="00907A3A">
      <w:pPr>
        <w:pStyle w:val="ListParagraph"/>
        <w:numPr>
          <w:ilvl w:val="1"/>
          <w:numId w:val="4"/>
        </w:numPr>
        <w:spacing w:before="40" w:after="40" w:line="288" w:lineRule="auto"/>
        <w:ind w:left="0"/>
        <w:contextualSpacing w:val="0"/>
        <w:jc w:val="both"/>
        <w:rPr>
          <w:rFonts w:ascii="Times New Roman" w:hAnsi="Times New Roman" w:cs="Times New Roman"/>
          <w:b/>
          <w:color w:val="auto"/>
          <w:sz w:val="24"/>
          <w:szCs w:val="24"/>
        </w:rPr>
      </w:pPr>
      <w:r w:rsidRPr="00D73CEB">
        <w:rPr>
          <w:rFonts w:ascii="Times New Roman" w:hAnsi="Times New Roman" w:cs="Times New Roman"/>
          <w:b/>
          <w:color w:val="auto"/>
          <w:sz w:val="24"/>
          <w:szCs w:val="24"/>
        </w:rPr>
        <w:t>Hình thức thanh toán:</w:t>
      </w:r>
    </w:p>
    <w:p w14:paraId="6C3E8B7B" w14:textId="507BB09E" w:rsidR="000F2D28" w:rsidRPr="00D73CEB" w:rsidRDefault="00845C1C" w:rsidP="00907A3A">
      <w:pPr>
        <w:pStyle w:val="ListParagraph"/>
        <w:numPr>
          <w:ilvl w:val="2"/>
          <w:numId w:val="4"/>
        </w:numPr>
        <w:spacing w:before="40" w:after="40" w:line="288" w:lineRule="auto"/>
        <w:ind w:left="0"/>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Bên</w:t>
      </w:r>
      <w:r w:rsidR="000F2D28" w:rsidRPr="00D73CEB">
        <w:rPr>
          <w:rFonts w:ascii="Times New Roman" w:eastAsia="Times New Roman" w:hAnsi="Times New Roman" w:cs="Times New Roman"/>
          <w:color w:val="auto"/>
          <w:sz w:val="24"/>
          <w:szCs w:val="24"/>
        </w:rPr>
        <w:t xml:space="preserve"> A có thể thanh toán cước phí </w:t>
      </w:r>
      <w:r w:rsidR="002F32DF" w:rsidRPr="00D73CEB">
        <w:rPr>
          <w:rFonts w:ascii="Times New Roman" w:eastAsia="Times New Roman" w:hAnsi="Times New Roman" w:cs="Times New Roman"/>
          <w:color w:val="auto"/>
          <w:sz w:val="24"/>
          <w:szCs w:val="24"/>
        </w:rPr>
        <w:t>Dịch vụ</w:t>
      </w:r>
      <w:r w:rsidR="000F2D28" w:rsidRPr="00D73CEB">
        <w:rPr>
          <w:rFonts w:ascii="Times New Roman" w:eastAsia="Times New Roman" w:hAnsi="Times New Roman" w:cs="Times New Roman"/>
          <w:color w:val="auto"/>
          <w:sz w:val="24"/>
          <w:szCs w:val="24"/>
        </w:rPr>
        <w:t xml:space="preserve"> cho </w:t>
      </w:r>
      <w:r w:rsidRPr="00D73CEB">
        <w:rPr>
          <w:rFonts w:ascii="Times New Roman" w:eastAsia="Times New Roman" w:hAnsi="Times New Roman" w:cs="Times New Roman"/>
          <w:color w:val="auto"/>
          <w:sz w:val="24"/>
          <w:szCs w:val="24"/>
        </w:rPr>
        <w:t>Bên</w:t>
      </w:r>
      <w:r w:rsidR="000F2D28" w:rsidRPr="00D73CEB">
        <w:rPr>
          <w:rFonts w:ascii="Times New Roman" w:eastAsia="Times New Roman" w:hAnsi="Times New Roman" w:cs="Times New Roman"/>
          <w:color w:val="auto"/>
          <w:sz w:val="24"/>
          <w:szCs w:val="24"/>
        </w:rPr>
        <w:t xml:space="preserve"> B theo các hình thức:</w:t>
      </w:r>
    </w:p>
    <w:tbl>
      <w:tblPr>
        <w:tblW w:w="8804" w:type="dxa"/>
        <w:tblInd w:w="253" w:type="dxa"/>
        <w:tblLook w:val="04A0" w:firstRow="1" w:lastRow="0" w:firstColumn="1" w:lastColumn="0" w:noHBand="0" w:noVBand="1"/>
      </w:tblPr>
      <w:tblGrid>
        <w:gridCol w:w="614"/>
        <w:gridCol w:w="1378"/>
        <w:gridCol w:w="540"/>
        <w:gridCol w:w="1097"/>
        <w:gridCol w:w="809"/>
        <w:gridCol w:w="1670"/>
        <w:gridCol w:w="809"/>
        <w:gridCol w:w="1887"/>
      </w:tblGrid>
      <w:tr w:rsidR="00990A19" w:rsidRPr="00D73CEB" w14:paraId="2A22BE66" w14:textId="77777777" w:rsidTr="00E26E8E">
        <w:tc>
          <w:tcPr>
            <w:tcW w:w="614" w:type="dxa"/>
            <w:shd w:val="clear" w:color="auto" w:fill="FFFFFF"/>
            <w:vAlign w:val="center"/>
            <w:hideMark/>
          </w:tcPr>
          <w:p w14:paraId="3679E711"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C96B899" wp14:editId="5D347C47">
                      <wp:simplePos x="0" y="0"/>
                      <wp:positionH relativeFrom="column">
                        <wp:posOffset>265430</wp:posOffset>
                      </wp:positionH>
                      <wp:positionV relativeFrom="paragraph">
                        <wp:posOffset>5080</wp:posOffset>
                      </wp:positionV>
                      <wp:extent cx="133350" cy="123825"/>
                      <wp:effectExtent l="0" t="0" r="19050" b="2857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EC5B" id="Rectangle 24" o:spid="_x0000_s1026" style="position:absolute;margin-left:20.9pt;margin-top:.4pt;width:10.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" fillcolor="white [3201]" strokecolor="black [3213]" strokeweight="1pt">
                      <v:path arrowok="t"/>
                    </v:rect>
                  </w:pict>
                </mc:Fallback>
              </mc:AlternateContent>
            </w:r>
          </w:p>
        </w:tc>
        <w:tc>
          <w:tcPr>
            <w:tcW w:w="1378" w:type="dxa"/>
            <w:shd w:val="clear" w:color="auto" w:fill="FFFFFF"/>
            <w:vAlign w:val="center"/>
            <w:hideMark/>
          </w:tcPr>
          <w:p w14:paraId="7DA25AE7"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sz w:val="24"/>
                <w:szCs w:val="24"/>
              </w:rPr>
              <w:t>Tiền mặt</w:t>
            </w:r>
          </w:p>
        </w:tc>
        <w:tc>
          <w:tcPr>
            <w:tcW w:w="540" w:type="dxa"/>
            <w:shd w:val="clear" w:color="auto" w:fill="FFFFFF"/>
            <w:vAlign w:val="center"/>
          </w:tcPr>
          <w:p w14:paraId="5886470E" w14:textId="77777777" w:rsidR="000F2D28" w:rsidRPr="00D73CEB" w:rsidRDefault="000F2D28" w:rsidP="00907A3A">
            <w:pPr>
              <w:spacing w:before="40" w:after="40" w:line="288" w:lineRule="auto"/>
              <w:jc w:val="center"/>
              <w:rPr>
                <w:rFonts w:ascii="Times New Roman" w:hAnsi="Times New Roman"/>
                <w:sz w:val="24"/>
                <w:szCs w:val="24"/>
              </w:rPr>
            </w:pPr>
          </w:p>
        </w:tc>
        <w:tc>
          <w:tcPr>
            <w:tcW w:w="1097" w:type="dxa"/>
            <w:shd w:val="clear" w:color="auto" w:fill="FFFFFF"/>
            <w:vAlign w:val="center"/>
            <w:hideMark/>
          </w:tcPr>
          <w:p w14:paraId="3260B6BC"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4190A08F" wp14:editId="646C75F3">
                      <wp:simplePos x="0" y="0"/>
                      <wp:positionH relativeFrom="column">
                        <wp:posOffset>-82550</wp:posOffset>
                      </wp:positionH>
                      <wp:positionV relativeFrom="paragraph">
                        <wp:posOffset>104775</wp:posOffset>
                      </wp:positionV>
                      <wp:extent cx="133350" cy="123825"/>
                      <wp:effectExtent l="0" t="0" r="19050" b="2857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1A516" id="Rectangle 23" o:spid="_x0000_s1026" style="position:absolute;margin-left:-6.5pt;margin-top:8.25pt;width:10.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" fillcolor="white [3201]" strokecolor="black [3213]" strokeweight="1pt">
                      <v:path arrowok="t"/>
                    </v:rect>
                  </w:pict>
                </mc:Fallback>
              </mc:AlternateContent>
            </w:r>
            <w:r w:rsidRPr="00D73CEB">
              <w:rPr>
                <w:rFonts w:ascii="Times New Roman" w:hAnsi="Times New Roman"/>
                <w:sz w:val="24"/>
                <w:szCs w:val="24"/>
              </w:rPr>
              <w:t>Séc</w:t>
            </w:r>
          </w:p>
        </w:tc>
        <w:tc>
          <w:tcPr>
            <w:tcW w:w="809" w:type="dxa"/>
            <w:shd w:val="clear" w:color="auto" w:fill="FFFFFF"/>
            <w:vAlign w:val="center"/>
            <w:hideMark/>
          </w:tcPr>
          <w:p w14:paraId="434F0B2F"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2FF5C99D" wp14:editId="034459D1">
                      <wp:simplePos x="0" y="0"/>
                      <wp:positionH relativeFrom="column">
                        <wp:posOffset>318135</wp:posOffset>
                      </wp:positionH>
                      <wp:positionV relativeFrom="paragraph">
                        <wp:posOffset>51435</wp:posOffset>
                      </wp:positionV>
                      <wp:extent cx="133350" cy="123825"/>
                      <wp:effectExtent l="0" t="0" r="19050" b="2857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D2ACE" id="Rectangle 22" o:spid="_x0000_s1026" style="position:absolute;margin-left:25.05pt;margin-top:4.05pt;width:10.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" fillcolor="white [3201]" strokecolor="black [3213]" strokeweight="1pt">
                      <v:path arrowok="t"/>
                    </v:rect>
                  </w:pict>
                </mc:Fallback>
              </mc:AlternateContent>
            </w:r>
          </w:p>
        </w:tc>
        <w:tc>
          <w:tcPr>
            <w:tcW w:w="1670" w:type="dxa"/>
            <w:shd w:val="clear" w:color="auto" w:fill="FFFFFF"/>
            <w:vAlign w:val="center"/>
            <w:hideMark/>
          </w:tcPr>
          <w:p w14:paraId="4A6CEF74"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sz w:val="24"/>
                <w:szCs w:val="24"/>
              </w:rPr>
              <w:t>Chuyển khoản</w:t>
            </w:r>
          </w:p>
        </w:tc>
        <w:tc>
          <w:tcPr>
            <w:tcW w:w="809" w:type="dxa"/>
            <w:shd w:val="clear" w:color="auto" w:fill="FFFFFF"/>
            <w:vAlign w:val="center"/>
            <w:hideMark/>
          </w:tcPr>
          <w:p w14:paraId="502B05C3" w14:textId="77777777" w:rsidR="000F2D28" w:rsidRPr="00D73CEB" w:rsidRDefault="000F2D28" w:rsidP="00907A3A">
            <w:pPr>
              <w:spacing w:before="40" w:after="40" w:line="288" w:lineRule="auto"/>
              <w:jc w:val="center"/>
              <w:rPr>
                <w:rFonts w:ascii="Times New Roman" w:hAnsi="Times New Roman"/>
                <w:sz w:val="24"/>
                <w:szCs w:val="24"/>
              </w:rPr>
            </w:pPr>
          </w:p>
        </w:tc>
        <w:tc>
          <w:tcPr>
            <w:tcW w:w="1887" w:type="dxa"/>
            <w:shd w:val="clear" w:color="auto" w:fill="FFFFFF"/>
            <w:vAlign w:val="center"/>
            <w:hideMark/>
          </w:tcPr>
          <w:p w14:paraId="1D88F4C4" w14:textId="77777777" w:rsidR="000F2D28" w:rsidRPr="00D73CEB" w:rsidRDefault="000F2D28" w:rsidP="00907A3A">
            <w:pPr>
              <w:spacing w:before="40" w:after="40" w:line="288" w:lineRule="auto"/>
              <w:jc w:val="center"/>
              <w:rPr>
                <w:rFonts w:ascii="Times New Roman" w:hAnsi="Times New Roman"/>
                <w:sz w:val="24"/>
                <w:szCs w:val="24"/>
              </w:rPr>
            </w:pPr>
            <w:r w:rsidRPr="00D73CEB">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703648DE" wp14:editId="6D96515A">
                      <wp:simplePos x="0" y="0"/>
                      <wp:positionH relativeFrom="column">
                        <wp:posOffset>-120650</wp:posOffset>
                      </wp:positionH>
                      <wp:positionV relativeFrom="paragraph">
                        <wp:posOffset>121285</wp:posOffset>
                      </wp:positionV>
                      <wp:extent cx="133350" cy="123825"/>
                      <wp:effectExtent l="0" t="0" r="19050" b="285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0BFEB" id="Rectangle 21" o:spid="_x0000_s1026" style="position:absolute;margin-left:-9.5pt;margin-top:9.55pt;width:10.5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" fillcolor="white [3201]" strokecolor="black [3213]" strokeweight="1pt">
                      <v:path arrowok="t"/>
                    </v:rect>
                  </w:pict>
                </mc:Fallback>
              </mc:AlternateContent>
            </w:r>
            <w:r w:rsidRPr="00D73CEB">
              <w:rPr>
                <w:rFonts w:ascii="Times New Roman" w:hAnsi="Times New Roman"/>
                <w:sz w:val="24"/>
                <w:szCs w:val="24"/>
              </w:rPr>
              <w:t>Ủy nhiệm thu</w:t>
            </w:r>
          </w:p>
        </w:tc>
      </w:tr>
    </w:tbl>
    <w:p w14:paraId="11EF1591" w14:textId="77777777" w:rsidR="000F2D28" w:rsidRPr="00D73CEB" w:rsidRDefault="000F2D28" w:rsidP="00907A3A">
      <w:pPr>
        <w:pStyle w:val="ListParagraph"/>
        <w:numPr>
          <w:ilvl w:val="2"/>
          <w:numId w:val="4"/>
        </w:numPr>
        <w:spacing w:before="40" w:after="40" w:line="288" w:lineRule="auto"/>
        <w:ind w:left="0"/>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 xml:space="preserve">Trường hợp thanh toán trực tiếp, địa điểm thanh toán như sau: </w:t>
      </w:r>
    </w:p>
    <w:p w14:paraId="1C1B0C3B" w14:textId="684E9101" w:rsidR="000F2D28" w:rsidRPr="00D73CEB" w:rsidRDefault="000F2D28" w:rsidP="00907A3A">
      <w:pPr>
        <w:spacing w:before="40" w:after="40" w:line="288" w:lineRule="auto"/>
        <w:ind w:left="720"/>
        <w:jc w:val="both"/>
        <w:rPr>
          <w:rFonts w:ascii="Times New Roman" w:hAnsi="Times New Roman"/>
          <w:sz w:val="24"/>
          <w:szCs w:val="24"/>
        </w:rPr>
      </w:pPr>
      <w:r w:rsidRPr="00D73CEB">
        <w:rPr>
          <w:rFonts w:ascii="Times New Roman" w:hAnsi="Times New Roman"/>
          <w:sz w:val="24"/>
          <w:szCs w:val="24"/>
        </w:rPr>
        <w:t>Trụ sở Công ty cổ phần VCCorp, Số 1 phố Nguyễn Huy Tưởng, P.</w:t>
      </w:r>
      <w:r w:rsidR="00F0601C" w:rsidRPr="00D73CEB">
        <w:rPr>
          <w:rFonts w:ascii="Times New Roman" w:hAnsi="Times New Roman"/>
          <w:sz w:val="24"/>
          <w:szCs w:val="24"/>
        </w:rPr>
        <w:t xml:space="preserve"> </w:t>
      </w:r>
      <w:r w:rsidRPr="00D73CEB">
        <w:rPr>
          <w:rFonts w:ascii="Times New Roman" w:hAnsi="Times New Roman"/>
          <w:sz w:val="24"/>
          <w:szCs w:val="24"/>
        </w:rPr>
        <w:t xml:space="preserve">Thanh Xuân Trung, Q. Thanh Xuân, TP Hà Nội; </w:t>
      </w:r>
    </w:p>
    <w:p w14:paraId="54B101E2" w14:textId="57B3ED72" w:rsidR="000F2D28" w:rsidRPr="00D73CEB" w:rsidRDefault="000F2D28" w:rsidP="00907A3A">
      <w:pPr>
        <w:pStyle w:val="ListParagraph"/>
        <w:numPr>
          <w:ilvl w:val="2"/>
          <w:numId w:val="4"/>
        </w:numPr>
        <w:spacing w:before="40" w:after="40" w:line="288" w:lineRule="auto"/>
        <w:ind w:hanging="720"/>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 xml:space="preserve">Trường hợp thanh toán theo phương thức chuyển khoản, </w:t>
      </w:r>
      <w:r w:rsidR="00845C1C" w:rsidRPr="00D73CEB">
        <w:rPr>
          <w:rFonts w:ascii="Times New Roman" w:eastAsia="Times New Roman" w:hAnsi="Times New Roman" w:cs="Times New Roman"/>
          <w:color w:val="auto"/>
          <w:sz w:val="24"/>
          <w:szCs w:val="24"/>
        </w:rPr>
        <w:t>Bên</w:t>
      </w:r>
      <w:r w:rsidRPr="00D73CEB">
        <w:rPr>
          <w:rFonts w:ascii="Times New Roman" w:eastAsia="Times New Roman" w:hAnsi="Times New Roman" w:cs="Times New Roman"/>
          <w:color w:val="auto"/>
          <w:sz w:val="24"/>
          <w:szCs w:val="24"/>
        </w:rPr>
        <w:t xml:space="preserve"> A thanh toán cho </w:t>
      </w:r>
      <w:r w:rsidR="00845C1C" w:rsidRPr="00D73CEB">
        <w:rPr>
          <w:rFonts w:ascii="Times New Roman" w:eastAsia="Times New Roman" w:hAnsi="Times New Roman" w:cs="Times New Roman"/>
          <w:color w:val="auto"/>
          <w:sz w:val="24"/>
          <w:szCs w:val="24"/>
        </w:rPr>
        <w:t>Bên</w:t>
      </w:r>
      <w:r w:rsidRPr="00D73CEB">
        <w:rPr>
          <w:rFonts w:ascii="Times New Roman" w:eastAsia="Times New Roman" w:hAnsi="Times New Roman" w:cs="Times New Roman"/>
          <w:color w:val="auto"/>
          <w:sz w:val="24"/>
          <w:szCs w:val="24"/>
        </w:rPr>
        <w:t xml:space="preserve"> B theo thông tin tài khoản sau:</w:t>
      </w:r>
    </w:p>
    <w:p w14:paraId="25A21BC3" w14:textId="77777777" w:rsidR="000F2D28" w:rsidRPr="00D73CEB" w:rsidRDefault="000F2D28"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Số tài khoản: 0021001839243</w:t>
      </w:r>
    </w:p>
    <w:p w14:paraId="570FC774" w14:textId="77777777" w:rsidR="000F2D28" w:rsidRPr="00D73CEB" w:rsidRDefault="000F2D28"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Đơn vị thụ hưởng: Công ty cổ phần VCCorp</w:t>
      </w:r>
    </w:p>
    <w:p w14:paraId="13638F26" w14:textId="77777777" w:rsidR="000F2D28" w:rsidRPr="00D73CEB" w:rsidRDefault="000F2D28"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lang w:val="pt-BR"/>
        </w:rPr>
      </w:pPr>
      <w:r w:rsidRPr="00D73CEB">
        <w:rPr>
          <w:rFonts w:ascii="Times New Roman" w:hAnsi="Times New Roman" w:cs="Times New Roman"/>
          <w:color w:val="auto"/>
          <w:sz w:val="24"/>
          <w:szCs w:val="24"/>
        </w:rPr>
        <w:t xml:space="preserve">Tại: </w:t>
      </w:r>
      <w:r w:rsidRPr="00D73CEB">
        <w:rPr>
          <w:rFonts w:ascii="Times New Roman" w:hAnsi="Times New Roman" w:cs="Times New Roman"/>
          <w:color w:val="auto"/>
          <w:sz w:val="24"/>
          <w:szCs w:val="24"/>
          <w:lang w:val="pt-BR"/>
        </w:rPr>
        <w:t>Ngân hàng TMCP Ngoại Thương Việt Nam – Chi nhánh Hà Nội</w:t>
      </w:r>
    </w:p>
    <w:p w14:paraId="6D776EC2" w14:textId="6C2CF198" w:rsidR="000F2D28" w:rsidRPr="00D73CEB" w:rsidRDefault="000F2D28" w:rsidP="00907A3A">
      <w:pPr>
        <w:spacing w:before="40" w:after="40" w:line="288" w:lineRule="auto"/>
        <w:jc w:val="both"/>
        <w:rPr>
          <w:rFonts w:ascii="Times New Roman" w:hAnsi="Times New Roman"/>
          <w:b/>
          <w:sz w:val="24"/>
          <w:szCs w:val="24"/>
          <w:lang w:val="pt-BR"/>
        </w:rPr>
      </w:pPr>
      <w:r w:rsidRPr="00D73CEB">
        <w:rPr>
          <w:rFonts w:ascii="Times New Roman" w:hAnsi="Times New Roman"/>
          <w:b/>
          <w:sz w:val="24"/>
          <w:szCs w:val="24"/>
          <w:lang w:val="pt-BR"/>
        </w:rPr>
        <w:t xml:space="preserve">Điều 3: Nghĩa vụ và quyền lợi đối với mỗi </w:t>
      </w:r>
      <w:r w:rsidR="00845C1C" w:rsidRPr="00D73CEB">
        <w:rPr>
          <w:rFonts w:ascii="Times New Roman" w:hAnsi="Times New Roman"/>
          <w:b/>
          <w:sz w:val="24"/>
          <w:szCs w:val="24"/>
          <w:lang w:val="pt-BR"/>
        </w:rPr>
        <w:t>Bên</w:t>
      </w:r>
      <w:r w:rsidRPr="00D73CEB">
        <w:rPr>
          <w:rFonts w:ascii="Times New Roman" w:hAnsi="Times New Roman"/>
          <w:b/>
          <w:sz w:val="24"/>
          <w:szCs w:val="24"/>
          <w:lang w:val="pt-BR"/>
        </w:rPr>
        <w:t xml:space="preserve"> liên quan</w:t>
      </w:r>
    </w:p>
    <w:p w14:paraId="19E0ED08" w14:textId="2E9DF5DE" w:rsidR="000F2D28" w:rsidRPr="00D73CEB" w:rsidRDefault="000F2D28" w:rsidP="00907A3A">
      <w:pPr>
        <w:pStyle w:val="ListParagraph"/>
        <w:numPr>
          <w:ilvl w:val="1"/>
          <w:numId w:val="6"/>
        </w:numPr>
        <w:tabs>
          <w:tab w:val="left" w:pos="720"/>
          <w:tab w:val="left" w:pos="810"/>
        </w:tabs>
        <w:spacing w:before="40" w:after="40" w:line="288" w:lineRule="auto"/>
        <w:ind w:left="810" w:hanging="810"/>
        <w:contextualSpacing w:val="0"/>
        <w:jc w:val="both"/>
        <w:rPr>
          <w:rFonts w:ascii="Times New Roman" w:eastAsia="Times New Roman" w:hAnsi="Times New Roman" w:cs="Times New Roman"/>
          <w:b/>
          <w:color w:val="auto"/>
          <w:sz w:val="24"/>
          <w:szCs w:val="24"/>
          <w:lang w:val="pt-BR"/>
        </w:rPr>
      </w:pPr>
      <w:r w:rsidRPr="00D73CEB">
        <w:rPr>
          <w:rFonts w:ascii="Times New Roman" w:eastAsia="Times New Roman" w:hAnsi="Times New Roman" w:cs="Times New Roman"/>
          <w:b/>
          <w:color w:val="auto"/>
          <w:sz w:val="24"/>
          <w:szCs w:val="24"/>
          <w:lang w:val="pt-BR"/>
        </w:rPr>
        <w:t xml:space="preserve">Nghĩa vụ và quyền lợi của </w:t>
      </w:r>
      <w:r w:rsidR="00845C1C" w:rsidRPr="00D73CEB">
        <w:rPr>
          <w:rFonts w:ascii="Times New Roman" w:eastAsia="Times New Roman" w:hAnsi="Times New Roman" w:cs="Times New Roman"/>
          <w:b/>
          <w:color w:val="auto"/>
          <w:sz w:val="24"/>
          <w:szCs w:val="24"/>
          <w:lang w:val="pt-BR"/>
        </w:rPr>
        <w:t>Bên</w:t>
      </w:r>
      <w:r w:rsidRPr="00D73CEB">
        <w:rPr>
          <w:rFonts w:ascii="Times New Roman" w:eastAsia="Times New Roman" w:hAnsi="Times New Roman" w:cs="Times New Roman"/>
          <w:b/>
          <w:color w:val="auto"/>
          <w:sz w:val="24"/>
          <w:szCs w:val="24"/>
          <w:lang w:val="pt-BR"/>
        </w:rPr>
        <w:t xml:space="preserve"> A:</w:t>
      </w:r>
    </w:p>
    <w:p w14:paraId="64F21CC0" w14:textId="3419405A"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bookmarkStart w:id="4" w:name="_Hlk137930473"/>
      <w:r w:rsidRPr="00D73CEB">
        <w:rPr>
          <w:rFonts w:ascii="Times New Roman" w:eastAsia="Times New Roman" w:hAnsi="Times New Roman" w:cs="Times New Roman"/>
          <w:color w:val="auto"/>
          <w:sz w:val="24"/>
          <w:szCs w:val="24"/>
          <w:lang w:val="pt-BR"/>
        </w:rPr>
        <w:t xml:space="preserve">Có quyền yêu cầu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 cung cấp các thông tin về chất lượng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và cước phí liên quan; </w:t>
      </w:r>
    </w:p>
    <w:p w14:paraId="3745F194" w14:textId="27D79F76"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Hợp tác với nhân viên kỹ thuật của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 và </w:t>
      </w:r>
      <w:r w:rsidR="006A79AC" w:rsidRPr="00D73CEB">
        <w:rPr>
          <w:rFonts w:ascii="Times New Roman" w:eastAsia="Times New Roman" w:hAnsi="Times New Roman" w:cs="Times New Roman"/>
          <w:color w:val="auto"/>
          <w:sz w:val="24"/>
          <w:szCs w:val="24"/>
          <w:lang w:val="pt-BR"/>
        </w:rPr>
        <w:t xml:space="preserve">cam kết thực hiện theo đúng </w:t>
      </w:r>
      <w:r w:rsidRPr="00D73CEB">
        <w:rPr>
          <w:rFonts w:ascii="Times New Roman" w:eastAsia="Times New Roman" w:hAnsi="Times New Roman" w:cs="Times New Roman"/>
          <w:color w:val="auto"/>
          <w:sz w:val="24"/>
          <w:szCs w:val="24"/>
          <w:lang w:val="pt-BR"/>
        </w:rPr>
        <w:t>các hướng dẫn sử dụng</w:t>
      </w:r>
      <w:r w:rsidR="006A79AC" w:rsidRPr="00D73CEB">
        <w:rPr>
          <w:rFonts w:ascii="Times New Roman" w:eastAsia="Times New Roman" w:hAnsi="Times New Roman" w:cs="Times New Roman"/>
          <w:color w:val="auto"/>
          <w:sz w:val="24"/>
          <w:szCs w:val="24"/>
          <w:lang w:val="pt-BR"/>
        </w:rPr>
        <w:t xml:space="preserve"> và yêu cầu</w:t>
      </w:r>
      <w:r w:rsidRPr="00D73CEB">
        <w:rPr>
          <w:rFonts w:ascii="Times New Roman" w:eastAsia="Times New Roman" w:hAnsi="Times New Roman" w:cs="Times New Roman"/>
          <w:color w:val="auto"/>
          <w:sz w:val="24"/>
          <w:szCs w:val="24"/>
          <w:lang w:val="pt-BR"/>
        </w:rPr>
        <w:t xml:space="preserve"> của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w:t>
      </w:r>
    </w:p>
    <w:p w14:paraId="11518FF6" w14:textId="23B46525"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Tuân thủ đúng các điều khoản ghi trong Hợp đồng, quy định của pháp luật về Internet, pháp luật về quyền sở hữu </w:t>
      </w:r>
      <w:r w:rsidR="00F0601C" w:rsidRPr="00D73CEB">
        <w:rPr>
          <w:rFonts w:ascii="Times New Roman" w:eastAsia="Times New Roman" w:hAnsi="Times New Roman" w:cs="Times New Roman"/>
          <w:color w:val="auto"/>
          <w:sz w:val="24"/>
          <w:szCs w:val="24"/>
          <w:lang w:val="pt-BR"/>
        </w:rPr>
        <w:t>trí tuệ</w:t>
      </w:r>
      <w:r w:rsidRPr="00D73CEB">
        <w:rPr>
          <w:rFonts w:ascii="Times New Roman" w:eastAsia="Times New Roman" w:hAnsi="Times New Roman" w:cs="Times New Roman"/>
          <w:color w:val="auto"/>
          <w:sz w:val="24"/>
          <w:szCs w:val="24"/>
          <w:lang w:val="pt-BR"/>
        </w:rPr>
        <w:t xml:space="preserve"> và pháp luật liên quan;</w:t>
      </w:r>
    </w:p>
    <w:p w14:paraId="7238CB03" w14:textId="31CB5346" w:rsidR="006A79AC" w:rsidRPr="00D73CEB" w:rsidRDefault="006A79A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Tự chịu trách nhiệm về hoạt động kinh doanh và các nội dung trên Website của Bên A;</w:t>
      </w:r>
    </w:p>
    <w:p w14:paraId="010C9801" w14:textId="7C383298" w:rsidR="000F2D28" w:rsidRPr="00D73CEB" w:rsidRDefault="004763F5"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Không sử dụng Dịch vụ của Bên B cung cấp cho mục đích vi phạm quy định pháp luật  bao gồm nhưng không giới hạn các vi phạm sau: SpamMail (gửi thư rác) hoặc/và gửi, phát tán các mã độc, vi phạm bảo mật thông tin dữ liệu người dùng hoặc/và các mục đích khác không phù hợp quy định pháp luật. Trường hợp Bên A vi phạm nghĩa vụ này, Bên A hoàn toàn tự mình chịu trách nhiệm về các hành vi vi phạm pháp luật của mình. Bên B không chịu trách nhiệm hay liên quan đến những vi phạm của Bên A</w:t>
      </w:r>
      <w:r w:rsidR="000F2D28" w:rsidRPr="00D73CEB">
        <w:rPr>
          <w:rFonts w:ascii="Times New Roman" w:eastAsia="Times New Roman" w:hAnsi="Times New Roman" w:cs="Times New Roman"/>
          <w:color w:val="auto"/>
          <w:sz w:val="24"/>
          <w:szCs w:val="24"/>
          <w:lang w:val="pt-BR"/>
        </w:rPr>
        <w:t>.</w:t>
      </w:r>
    </w:p>
    <w:p w14:paraId="5B30045A" w14:textId="1A7CF431"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pacing w:val="-4"/>
          <w:sz w:val="24"/>
          <w:szCs w:val="24"/>
          <w:lang w:val="pt-BR"/>
        </w:rPr>
      </w:pPr>
      <w:r w:rsidRPr="00D73CEB">
        <w:rPr>
          <w:rFonts w:ascii="Times New Roman" w:eastAsia="Times New Roman" w:hAnsi="Times New Roman" w:cs="Times New Roman"/>
          <w:color w:val="auto"/>
          <w:spacing w:val="-4"/>
          <w:sz w:val="24"/>
          <w:szCs w:val="24"/>
          <w:lang w:val="pt-BR"/>
        </w:rPr>
        <w:t xml:space="preserve">Thanh toán đầy đủ và đúng hạn cước phí sử dụng </w:t>
      </w:r>
      <w:r w:rsidR="002F32DF" w:rsidRPr="00D73CEB">
        <w:rPr>
          <w:rFonts w:ascii="Times New Roman" w:eastAsia="Times New Roman" w:hAnsi="Times New Roman" w:cs="Times New Roman"/>
          <w:color w:val="auto"/>
          <w:spacing w:val="-4"/>
          <w:sz w:val="24"/>
          <w:szCs w:val="24"/>
          <w:lang w:val="pt-BR"/>
        </w:rPr>
        <w:t>Dịch vụ</w:t>
      </w:r>
      <w:r w:rsidRPr="00D73CEB">
        <w:rPr>
          <w:rFonts w:ascii="Times New Roman" w:eastAsia="Times New Roman" w:hAnsi="Times New Roman" w:cs="Times New Roman"/>
          <w:color w:val="auto"/>
          <w:spacing w:val="-4"/>
          <w:sz w:val="24"/>
          <w:szCs w:val="24"/>
          <w:lang w:val="pt-BR"/>
        </w:rPr>
        <w:t xml:space="preserve"> cho </w:t>
      </w:r>
      <w:r w:rsidR="00845C1C" w:rsidRPr="00D73CEB">
        <w:rPr>
          <w:rFonts w:ascii="Times New Roman" w:eastAsia="Times New Roman" w:hAnsi="Times New Roman" w:cs="Times New Roman"/>
          <w:color w:val="auto"/>
          <w:spacing w:val="-4"/>
          <w:sz w:val="24"/>
          <w:szCs w:val="24"/>
          <w:lang w:val="pt-BR"/>
        </w:rPr>
        <w:t>Bên</w:t>
      </w:r>
      <w:r w:rsidRPr="00D73CEB">
        <w:rPr>
          <w:rFonts w:ascii="Times New Roman" w:eastAsia="Times New Roman" w:hAnsi="Times New Roman" w:cs="Times New Roman"/>
          <w:color w:val="auto"/>
          <w:spacing w:val="-4"/>
          <w:sz w:val="24"/>
          <w:szCs w:val="24"/>
          <w:lang w:val="pt-BR"/>
        </w:rPr>
        <w:t xml:space="preserve"> B theo </w:t>
      </w:r>
      <w:r w:rsidR="00AD76AD" w:rsidRPr="00D73CEB">
        <w:rPr>
          <w:rFonts w:ascii="Times New Roman" w:eastAsia="Times New Roman" w:hAnsi="Times New Roman" w:cs="Times New Roman"/>
          <w:color w:val="auto"/>
          <w:spacing w:val="-4"/>
          <w:sz w:val="24"/>
          <w:szCs w:val="24"/>
          <w:lang w:val="pt-BR"/>
        </w:rPr>
        <w:t>thoả thuận của hai Bên</w:t>
      </w:r>
      <w:r w:rsidRPr="00D73CEB">
        <w:rPr>
          <w:rFonts w:ascii="Times New Roman" w:eastAsia="Times New Roman" w:hAnsi="Times New Roman" w:cs="Times New Roman"/>
          <w:color w:val="auto"/>
          <w:spacing w:val="-4"/>
          <w:sz w:val="24"/>
          <w:szCs w:val="24"/>
          <w:lang w:val="pt-BR"/>
        </w:rPr>
        <w:t>;</w:t>
      </w:r>
    </w:p>
    <w:p w14:paraId="73BD3B4E" w14:textId="77777777" w:rsidR="00B035C3" w:rsidRPr="00D73CEB" w:rsidRDefault="00B035C3" w:rsidP="00B035C3">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bookmarkStart w:id="5" w:name="_Hlk137934150"/>
      <w:r w:rsidRPr="00D73CEB">
        <w:rPr>
          <w:rFonts w:ascii="Times New Roman" w:eastAsia="Times New Roman" w:hAnsi="Times New Roman" w:cs="Times New Roman"/>
          <w:color w:val="auto"/>
          <w:sz w:val="24"/>
          <w:szCs w:val="24"/>
          <w:lang w:val="pt-BR"/>
        </w:rPr>
        <w:t>Bên A đảm bảo phải thiết lập các quy trình bảo mật và an toàn dữ liệu, quy trình quản lý nội bộ cho hoạt động của mình trong quá trình vận hành bao gồm nhưng không giới hạn biện pháp bảo vệ tài khoản và mật khẩu truy cập, thiết lập phòng chống virus, mã độc, ...</w:t>
      </w:r>
    </w:p>
    <w:bookmarkEnd w:id="5"/>
    <w:p w14:paraId="64A4E0D3" w14:textId="0D62EC6A" w:rsidR="000F2D28" w:rsidRPr="00D73CEB" w:rsidRDefault="00845C1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đảm bảo </w:t>
      </w:r>
      <w:r w:rsidR="00117D5A" w:rsidRPr="00D73CEB">
        <w:rPr>
          <w:rFonts w:ascii="Times New Roman" w:eastAsia="Times New Roman" w:hAnsi="Times New Roman" w:cs="Times New Roman"/>
          <w:color w:val="auto"/>
          <w:sz w:val="24"/>
          <w:szCs w:val="24"/>
          <w:lang w:val="pt-BR"/>
        </w:rPr>
        <w:t xml:space="preserve">các hoạt động áp dụng giải pháp/sử dụng </w:t>
      </w:r>
      <w:r w:rsidR="002F32DF" w:rsidRPr="00D73CEB">
        <w:rPr>
          <w:rFonts w:ascii="Times New Roman" w:eastAsia="Times New Roman" w:hAnsi="Times New Roman" w:cs="Times New Roman"/>
          <w:color w:val="auto"/>
          <w:sz w:val="24"/>
          <w:szCs w:val="24"/>
          <w:lang w:val="pt-BR"/>
        </w:rPr>
        <w:t>Dịch vụ</w:t>
      </w:r>
      <w:r w:rsidR="00117D5A" w:rsidRPr="00D73CEB">
        <w:rPr>
          <w:rFonts w:ascii="Times New Roman" w:eastAsia="Times New Roman" w:hAnsi="Times New Roman" w:cs="Times New Roman"/>
          <w:color w:val="auto"/>
          <w:sz w:val="24"/>
          <w:szCs w:val="24"/>
          <w:lang w:val="pt-BR"/>
        </w:rPr>
        <w:t xml:space="preserve"> của Bên B </w:t>
      </w:r>
      <w:r w:rsidR="00A014A9" w:rsidRPr="00D73CEB">
        <w:rPr>
          <w:rFonts w:ascii="Times New Roman" w:eastAsia="Times New Roman" w:hAnsi="Times New Roman" w:cs="Times New Roman"/>
          <w:color w:val="auto"/>
          <w:sz w:val="24"/>
          <w:szCs w:val="24"/>
          <w:lang w:val="pt-BR"/>
        </w:rPr>
        <w:t xml:space="preserve">được thực hiện </w:t>
      </w:r>
      <w:r w:rsidR="00117D5A" w:rsidRPr="00D73CEB">
        <w:rPr>
          <w:rFonts w:ascii="Times New Roman" w:eastAsia="Times New Roman" w:hAnsi="Times New Roman" w:cs="Times New Roman"/>
          <w:color w:val="auto"/>
          <w:sz w:val="24"/>
          <w:szCs w:val="24"/>
          <w:lang w:val="pt-BR"/>
        </w:rPr>
        <w:t>theo đúng hướng dẫn của Bên B</w:t>
      </w:r>
      <w:r w:rsidR="00240B88" w:rsidRPr="00D73CEB">
        <w:rPr>
          <w:rFonts w:ascii="Times New Roman" w:eastAsia="Times New Roman" w:hAnsi="Times New Roman" w:cs="Times New Roman"/>
          <w:color w:val="auto"/>
          <w:sz w:val="24"/>
          <w:szCs w:val="24"/>
          <w:lang w:val="pt-BR"/>
        </w:rPr>
        <w:t xml:space="preserve"> và</w:t>
      </w:r>
      <w:r w:rsidR="00A014A9" w:rsidRPr="00D73CEB">
        <w:rPr>
          <w:rFonts w:ascii="Times New Roman" w:eastAsia="Times New Roman" w:hAnsi="Times New Roman" w:cs="Times New Roman"/>
          <w:color w:val="auto"/>
          <w:sz w:val="24"/>
          <w:szCs w:val="24"/>
          <w:lang w:val="pt-BR"/>
        </w:rPr>
        <w:t xml:space="preserve"> tự chịu trách nhiệm hoàn toàn trước pháp luật về các hoạt động này. </w:t>
      </w:r>
    </w:p>
    <w:p w14:paraId="1BBA7508" w14:textId="53DEA818" w:rsidR="00581D5D" w:rsidRPr="00D73CEB" w:rsidRDefault="00581D5D"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Sau khi đào tạo/nghiệm thu dự án cho Bên A, Bên A tự chủ động vận hành và chịu trách nhiệm về các tài khoản đang hoạt động trên hệ thống của Bên A, bao gồm các tài khoản của Bên B được Bên A phê duyệt tham gia vào hệ thống trong quá trình Bên B hướng dẫn sử dụng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cho </w:t>
      </w:r>
      <w:r w:rsidRPr="00D73CEB">
        <w:rPr>
          <w:rFonts w:ascii="Times New Roman" w:eastAsia="Times New Roman" w:hAnsi="Times New Roman" w:cs="Times New Roman"/>
          <w:color w:val="auto"/>
          <w:sz w:val="24"/>
          <w:szCs w:val="24"/>
          <w:lang w:val="pt-BR"/>
        </w:rPr>
        <w:lastRenderedPageBreak/>
        <w:t>Bên A (nếu có). Bên B không chịu trách nhiệm hay liên quan đến những thiệt hại do các tài khoản này gây ra sau quá trình đào tạo/nghiệm thu.</w:t>
      </w:r>
    </w:p>
    <w:p w14:paraId="2451F484" w14:textId="768AFE7A"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Chủ động vận hành và chịu trách nhiệm về việc sử dụng tài khoản đã được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 cung cấp để sử dụng các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tương ứng theo nội dung Hợp đồng (nếu có). Trong trường hợp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sử dụng tài khoản không đúng mục đích/hướng dẫn hoặc để </w:t>
      </w:r>
      <w:r w:rsidR="00845C1C" w:rsidRPr="00D73CEB">
        <w:rPr>
          <w:rFonts w:ascii="Times New Roman" w:eastAsia="Times New Roman" w:hAnsi="Times New Roman" w:cs="Times New Roman"/>
          <w:color w:val="auto"/>
          <w:sz w:val="24"/>
          <w:szCs w:val="24"/>
          <w:lang w:val="pt-BR"/>
        </w:rPr>
        <w:t>Bên</w:t>
      </w:r>
      <w:r w:rsidR="001665DF" w:rsidRPr="00D73CEB">
        <w:rPr>
          <w:rFonts w:ascii="Times New Roman" w:eastAsia="Times New Roman" w:hAnsi="Times New Roman" w:cs="Times New Roman"/>
          <w:color w:val="auto"/>
          <w:sz w:val="24"/>
          <w:szCs w:val="24"/>
          <w:lang w:val="pt-BR"/>
        </w:rPr>
        <w:t xml:space="preserve"> thứ ba</w:t>
      </w:r>
      <w:r w:rsidRPr="00D73CEB">
        <w:rPr>
          <w:rFonts w:ascii="Times New Roman" w:eastAsia="Times New Roman" w:hAnsi="Times New Roman" w:cs="Times New Roman"/>
          <w:color w:val="auto"/>
          <w:sz w:val="24"/>
          <w:szCs w:val="24"/>
          <w:lang w:val="pt-BR"/>
        </w:rPr>
        <w:t xml:space="preserve"> sử dụng tài khoản gây thiệt hại,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phải tiến hành bồi thường cho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 </w:t>
      </w:r>
      <w:r w:rsidR="00917C0C" w:rsidRPr="00D73CEB">
        <w:rPr>
          <w:rFonts w:ascii="Times New Roman" w:eastAsia="Times New Roman" w:hAnsi="Times New Roman" w:cs="Times New Roman"/>
          <w:color w:val="auto"/>
          <w:sz w:val="24"/>
          <w:szCs w:val="24"/>
          <w:lang w:val="pt-BR"/>
        </w:rPr>
        <w:t xml:space="preserve">trong trường hợp thiệt hại xảy đến với Bên B </w:t>
      </w:r>
      <w:r w:rsidRPr="00D73CEB">
        <w:rPr>
          <w:rFonts w:ascii="Times New Roman" w:eastAsia="Times New Roman" w:hAnsi="Times New Roman" w:cs="Times New Roman"/>
          <w:color w:val="auto"/>
          <w:sz w:val="24"/>
          <w:szCs w:val="24"/>
          <w:lang w:val="pt-BR"/>
        </w:rPr>
        <w:t>theo quy định tại Điều 11 Hợp đồng.</w:t>
      </w:r>
      <w:r w:rsidR="00A014A9" w:rsidRPr="00D73CEB">
        <w:rPr>
          <w:rFonts w:ascii="Times New Roman" w:eastAsia="Times New Roman" w:hAnsi="Times New Roman" w:cs="Times New Roman"/>
          <w:color w:val="auto"/>
          <w:sz w:val="24"/>
          <w:szCs w:val="24"/>
          <w:lang w:val="pt-BR"/>
        </w:rPr>
        <w:t xml:space="preserve"> </w:t>
      </w:r>
      <w:r w:rsidR="00917C0C" w:rsidRPr="00D73CEB">
        <w:rPr>
          <w:rFonts w:ascii="Times New Roman" w:eastAsia="Times New Roman" w:hAnsi="Times New Roman" w:cs="Times New Roman"/>
          <w:color w:val="auto"/>
          <w:sz w:val="24"/>
          <w:szCs w:val="24"/>
          <w:lang w:val="pt-BR"/>
        </w:rPr>
        <w:t xml:space="preserve">Bên A không có quyền yêu cầu Bên B bồi thường trong trường hợp Bên A bị thiệt hại do hành vi sử dụng tài khoản không đúng mục đích/hướng dẫn hoặc để Bên thứ ba sử dụng tài khoản. </w:t>
      </w:r>
    </w:p>
    <w:bookmarkEnd w:id="4"/>
    <w:p w14:paraId="05AF4E15" w14:textId="5D235A5E" w:rsidR="000F2D28" w:rsidRPr="00D73CEB" w:rsidRDefault="000F2D28" w:rsidP="00907A3A">
      <w:pPr>
        <w:pStyle w:val="ListParagraph"/>
        <w:numPr>
          <w:ilvl w:val="1"/>
          <w:numId w:val="6"/>
        </w:numPr>
        <w:tabs>
          <w:tab w:val="left" w:pos="720"/>
          <w:tab w:val="left" w:pos="810"/>
        </w:tabs>
        <w:spacing w:before="40" w:after="40" w:line="288" w:lineRule="auto"/>
        <w:ind w:left="810" w:hanging="810"/>
        <w:contextualSpacing w:val="0"/>
        <w:jc w:val="both"/>
        <w:rPr>
          <w:rFonts w:ascii="Times New Roman" w:eastAsia="Times New Roman" w:hAnsi="Times New Roman" w:cs="Times New Roman"/>
          <w:b/>
          <w:color w:val="auto"/>
          <w:sz w:val="24"/>
          <w:szCs w:val="24"/>
          <w:lang w:val="pt-BR"/>
        </w:rPr>
      </w:pPr>
      <w:r w:rsidRPr="00D73CEB">
        <w:rPr>
          <w:rFonts w:ascii="Times New Roman" w:eastAsia="Times New Roman" w:hAnsi="Times New Roman" w:cs="Times New Roman"/>
          <w:b/>
          <w:color w:val="auto"/>
          <w:sz w:val="24"/>
          <w:szCs w:val="24"/>
          <w:lang w:val="pt-BR"/>
        </w:rPr>
        <w:t xml:space="preserve">Nghĩa vụ và quyền lợi của </w:t>
      </w:r>
      <w:r w:rsidR="00845C1C" w:rsidRPr="00D73CEB">
        <w:rPr>
          <w:rFonts w:ascii="Times New Roman" w:eastAsia="Times New Roman" w:hAnsi="Times New Roman" w:cs="Times New Roman"/>
          <w:b/>
          <w:color w:val="auto"/>
          <w:sz w:val="24"/>
          <w:szCs w:val="24"/>
          <w:lang w:val="pt-BR"/>
        </w:rPr>
        <w:t>Bên</w:t>
      </w:r>
      <w:r w:rsidRPr="00D73CEB">
        <w:rPr>
          <w:rFonts w:ascii="Times New Roman" w:eastAsia="Times New Roman" w:hAnsi="Times New Roman" w:cs="Times New Roman"/>
          <w:b/>
          <w:color w:val="auto"/>
          <w:sz w:val="24"/>
          <w:szCs w:val="24"/>
          <w:lang w:val="pt-BR"/>
        </w:rPr>
        <w:t xml:space="preserve"> B: </w:t>
      </w:r>
    </w:p>
    <w:p w14:paraId="315337DF" w14:textId="3FAE1FC6"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Cung cấp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theo đúng nội dung, chất lượng tại Điều 1 của Hợp đồng này;</w:t>
      </w:r>
    </w:p>
    <w:p w14:paraId="60934159" w14:textId="3E7DB96A" w:rsidR="000F2D28" w:rsidRPr="00D73CEB" w:rsidRDefault="00845C1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có trách nhiệm triển khai cung cấp </w:t>
      </w:r>
      <w:r w:rsidR="002F32DF" w:rsidRPr="00D73CEB">
        <w:rPr>
          <w:rFonts w:ascii="Times New Roman" w:eastAsia="Times New Roman" w:hAnsi="Times New Roman" w:cs="Times New Roman"/>
          <w:color w:val="auto"/>
          <w:sz w:val="24"/>
          <w:szCs w:val="24"/>
          <w:lang w:val="pt-BR"/>
        </w:rPr>
        <w:t>Dịch vụ</w:t>
      </w:r>
      <w:r w:rsidR="000F2D28" w:rsidRPr="00D73CEB">
        <w:rPr>
          <w:rFonts w:ascii="Times New Roman" w:eastAsia="Times New Roman" w:hAnsi="Times New Roman" w:cs="Times New Roman"/>
          <w:color w:val="auto"/>
          <w:sz w:val="24"/>
          <w:szCs w:val="24"/>
          <w:lang w:val="pt-BR"/>
        </w:rPr>
        <w:t xml:space="preserve"> đúng thời hạn và bàn giao đầy đủ quyền truy cập, quyền quản trị, phần mềm (nếu có) tương ứng cho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Chịu trách nhiệm bảo trì hệ thống, đảm bảo hệ thống hoạt động ổn định trong suốt thời gian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duy trì </w:t>
      </w:r>
      <w:r w:rsidR="002F32DF" w:rsidRPr="00D73CEB">
        <w:rPr>
          <w:rFonts w:ascii="Times New Roman" w:eastAsia="Times New Roman" w:hAnsi="Times New Roman" w:cs="Times New Roman"/>
          <w:color w:val="auto"/>
          <w:sz w:val="24"/>
          <w:szCs w:val="24"/>
          <w:lang w:val="pt-BR"/>
        </w:rPr>
        <w:t>Dịch vụ</w:t>
      </w:r>
      <w:r w:rsidR="000F2D28" w:rsidRPr="00D73CEB">
        <w:rPr>
          <w:rFonts w:ascii="Times New Roman" w:eastAsia="Times New Roman" w:hAnsi="Times New Roman" w:cs="Times New Roman"/>
          <w:color w:val="auto"/>
          <w:sz w:val="24"/>
          <w:szCs w:val="24"/>
          <w:lang w:val="pt-BR"/>
        </w:rPr>
        <w:t xml:space="preserve">; Hỗ trợ kỹ thuật cho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giải quyết các vấn đề phát sinh trong quá trình sử dụng </w:t>
      </w:r>
      <w:r w:rsidR="002F32DF" w:rsidRPr="00D73CEB">
        <w:rPr>
          <w:rFonts w:ascii="Times New Roman" w:eastAsia="Times New Roman" w:hAnsi="Times New Roman" w:cs="Times New Roman"/>
          <w:color w:val="auto"/>
          <w:sz w:val="24"/>
          <w:szCs w:val="24"/>
          <w:lang w:val="pt-BR"/>
        </w:rPr>
        <w:t>Dịch vụ</w:t>
      </w:r>
      <w:r w:rsidR="000F2D28" w:rsidRPr="00D73CEB">
        <w:rPr>
          <w:rFonts w:ascii="Times New Roman" w:eastAsia="Times New Roman" w:hAnsi="Times New Roman" w:cs="Times New Roman"/>
          <w:color w:val="auto"/>
          <w:sz w:val="24"/>
          <w:szCs w:val="24"/>
          <w:lang w:val="pt-BR"/>
        </w:rPr>
        <w:t>.</w:t>
      </w:r>
    </w:p>
    <w:p w14:paraId="0C3EDD49" w14:textId="4A79FB61" w:rsidR="000F2D28" w:rsidRPr="00D73CEB" w:rsidRDefault="00845C1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có trách nhiệm bảo mật mọi dữ liệu phát sinh từ hoạt động của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trong quá trình sử dụng </w:t>
      </w:r>
      <w:r w:rsidR="002F32DF" w:rsidRPr="00D73CEB">
        <w:rPr>
          <w:rFonts w:ascii="Times New Roman" w:eastAsia="Times New Roman" w:hAnsi="Times New Roman" w:cs="Times New Roman"/>
          <w:color w:val="auto"/>
          <w:sz w:val="24"/>
          <w:szCs w:val="24"/>
          <w:lang w:val="pt-BR"/>
        </w:rPr>
        <w:t>Dịch vụ</w:t>
      </w:r>
      <w:r w:rsidR="000F2D28" w:rsidRPr="00D73CEB">
        <w:rPr>
          <w:rFonts w:ascii="Times New Roman" w:eastAsia="Times New Roman" w:hAnsi="Times New Roman" w:cs="Times New Roman"/>
          <w:color w:val="auto"/>
          <w:sz w:val="24"/>
          <w:szCs w:val="24"/>
          <w:lang w:val="pt-BR"/>
        </w:rPr>
        <w:t xml:space="preserve"> của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theo Hợp đồng này và không được phép tiết lộ cho bất kỳ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thứ 3 nào khác ngoại trừ </w:t>
      </w:r>
      <w:r w:rsidR="005F0F8B" w:rsidRPr="00D73CEB">
        <w:rPr>
          <w:rFonts w:ascii="Times New Roman" w:eastAsia="Times New Roman" w:hAnsi="Times New Roman" w:cs="Times New Roman"/>
          <w:color w:val="auto"/>
          <w:sz w:val="24"/>
          <w:szCs w:val="24"/>
          <w:lang w:val="pt-BR"/>
        </w:rPr>
        <w:t xml:space="preserve">(i) </w:t>
      </w:r>
      <w:r w:rsidR="000F2D28" w:rsidRPr="00D73CEB">
        <w:rPr>
          <w:rFonts w:ascii="Times New Roman" w:eastAsia="Times New Roman" w:hAnsi="Times New Roman" w:cs="Times New Roman"/>
          <w:color w:val="auto"/>
          <w:sz w:val="24"/>
          <w:szCs w:val="24"/>
          <w:lang w:val="pt-BR"/>
        </w:rPr>
        <w:t>yêu cầu của tòa án/cơ quan có thẩm quyền của nhà nước</w:t>
      </w:r>
      <w:r w:rsidR="005F0F8B" w:rsidRPr="00D73CEB">
        <w:rPr>
          <w:rFonts w:ascii="Times New Roman" w:eastAsia="Times New Roman" w:hAnsi="Times New Roman" w:cs="Times New Roman"/>
          <w:color w:val="auto"/>
          <w:sz w:val="24"/>
          <w:szCs w:val="24"/>
          <w:lang w:val="pt-BR"/>
        </w:rPr>
        <w:t>,</w:t>
      </w:r>
      <w:r w:rsidR="00823250" w:rsidRPr="00D73CEB">
        <w:rPr>
          <w:rFonts w:ascii="Times New Roman" w:eastAsia="Times New Roman" w:hAnsi="Times New Roman" w:cs="Times New Roman"/>
          <w:color w:val="auto"/>
          <w:sz w:val="24"/>
          <w:szCs w:val="24"/>
          <w:lang w:val="pt-BR"/>
        </w:rPr>
        <w:t xml:space="preserve"> hoặc </w:t>
      </w:r>
      <w:r w:rsidR="005F0F8B" w:rsidRPr="00D73CEB">
        <w:rPr>
          <w:rFonts w:ascii="Times New Roman" w:eastAsia="Times New Roman" w:hAnsi="Times New Roman" w:cs="Times New Roman"/>
          <w:color w:val="auto"/>
          <w:sz w:val="24"/>
          <w:szCs w:val="24"/>
          <w:lang w:val="pt-BR"/>
        </w:rPr>
        <w:t xml:space="preserve">(ii) </w:t>
      </w:r>
      <w:r w:rsidR="00823250" w:rsidRPr="00D73CEB">
        <w:rPr>
          <w:rFonts w:ascii="Times New Roman" w:eastAsia="Times New Roman" w:hAnsi="Times New Roman" w:cs="Times New Roman"/>
          <w:color w:val="auto"/>
          <w:sz w:val="24"/>
          <w:szCs w:val="24"/>
          <w:lang w:val="pt-BR"/>
        </w:rPr>
        <w:t>Bên B tham gia thủ tục đấu thầu theo quy định</w:t>
      </w:r>
      <w:r w:rsidR="005F0F8B" w:rsidRPr="00D73CEB">
        <w:rPr>
          <w:rFonts w:ascii="Times New Roman" w:eastAsia="Times New Roman" w:hAnsi="Times New Roman" w:cs="Times New Roman"/>
          <w:color w:val="auto"/>
          <w:sz w:val="24"/>
          <w:szCs w:val="24"/>
          <w:lang w:val="pt-BR"/>
        </w:rPr>
        <w:t>,</w:t>
      </w:r>
      <w:r w:rsidR="000F2D28" w:rsidRPr="00D73CEB">
        <w:rPr>
          <w:rFonts w:ascii="Times New Roman" w:eastAsia="Times New Roman" w:hAnsi="Times New Roman" w:cs="Times New Roman"/>
          <w:color w:val="auto"/>
          <w:sz w:val="24"/>
          <w:szCs w:val="24"/>
          <w:lang w:val="pt-BR"/>
        </w:rPr>
        <w:t xml:space="preserve"> hoặc </w:t>
      </w:r>
      <w:r w:rsidR="005F0F8B" w:rsidRPr="00D73CEB">
        <w:rPr>
          <w:rFonts w:ascii="Times New Roman" w:eastAsia="Times New Roman" w:hAnsi="Times New Roman" w:cs="Times New Roman"/>
          <w:color w:val="auto"/>
          <w:sz w:val="24"/>
          <w:szCs w:val="24"/>
          <w:lang w:val="pt-BR"/>
        </w:rPr>
        <w:t xml:space="preserve">(iii) </w:t>
      </w:r>
      <w:r w:rsidR="000F2D28" w:rsidRPr="00D73CEB">
        <w:rPr>
          <w:rFonts w:ascii="Times New Roman" w:eastAsia="Times New Roman" w:hAnsi="Times New Roman" w:cs="Times New Roman"/>
          <w:color w:val="auto"/>
          <w:sz w:val="24"/>
          <w:szCs w:val="24"/>
          <w:lang w:val="pt-BR"/>
        </w:rPr>
        <w:t xml:space="preserve">đã được sự đồng ý </w:t>
      </w:r>
      <w:ins w:id="6" w:author="Thach, Pham Ngoc (HLV)" w:date="2025-05-20T14:52:00Z">
        <w:r w:rsidR="00A9548A">
          <w:rPr>
            <w:rFonts w:ascii="Times New Roman" w:eastAsia="Times New Roman" w:hAnsi="Times New Roman" w:cs="Times New Roman"/>
            <w:color w:val="auto"/>
            <w:sz w:val="24"/>
            <w:szCs w:val="24"/>
            <w:lang w:val="pt-BR"/>
          </w:rPr>
          <w:t xml:space="preserve">bằng văn bản </w:t>
        </w:r>
      </w:ins>
      <w:r w:rsidR="000F2D28" w:rsidRPr="00D73CEB">
        <w:rPr>
          <w:rFonts w:ascii="Times New Roman" w:eastAsia="Times New Roman" w:hAnsi="Times New Roman" w:cs="Times New Roman"/>
          <w:color w:val="auto"/>
          <w:sz w:val="24"/>
          <w:szCs w:val="24"/>
          <w:lang w:val="pt-BR"/>
        </w:rPr>
        <w:t xml:space="preserve">từ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w:t>
      </w:r>
      <w:r w:rsidR="00481957" w:rsidRPr="00D73CEB">
        <w:rPr>
          <w:rFonts w:ascii="Times New Roman" w:eastAsia="Times New Roman" w:hAnsi="Times New Roman" w:cs="Times New Roman"/>
          <w:color w:val="auto"/>
          <w:sz w:val="24"/>
          <w:szCs w:val="24"/>
          <w:lang w:val="pt-BR"/>
        </w:rPr>
        <w:t>. Nếu “</w:t>
      </w:r>
      <w:r w:rsidR="00481957" w:rsidRPr="00D73CEB">
        <w:rPr>
          <w:rFonts w:ascii="Times New Roman" w:eastAsia="Times New Roman" w:hAnsi="Times New Roman" w:cs="Times New Roman"/>
          <w:color w:val="auto"/>
          <w:sz w:val="24"/>
          <w:szCs w:val="24"/>
          <w:lang w:val="vi-VN"/>
        </w:rPr>
        <w:t>T</w:t>
      </w:r>
      <w:r w:rsidR="000F2D28" w:rsidRPr="00D73CEB">
        <w:rPr>
          <w:rFonts w:ascii="Times New Roman" w:eastAsia="Times New Roman" w:hAnsi="Times New Roman" w:cs="Times New Roman"/>
          <w:color w:val="auto"/>
          <w:sz w:val="24"/>
          <w:szCs w:val="24"/>
          <w:lang w:val="pt-BR"/>
        </w:rPr>
        <w:t xml:space="preserve">hông tin bí mật” của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bị phát tán</w:t>
      </w:r>
      <w:r w:rsidR="00315129" w:rsidRPr="00D73CEB">
        <w:rPr>
          <w:rFonts w:ascii="Times New Roman" w:eastAsia="Times New Roman" w:hAnsi="Times New Roman" w:cs="Times New Roman"/>
          <w:color w:val="auto"/>
          <w:sz w:val="24"/>
          <w:szCs w:val="24"/>
          <w:lang w:val="pt-BR"/>
        </w:rPr>
        <w:t xml:space="preserve"> và có thiệt hại xảy ra</w:t>
      </w:r>
      <w:r w:rsidR="000F2D28" w:rsidRPr="00D73CEB">
        <w:rPr>
          <w:rFonts w:ascii="Times New Roman" w:eastAsia="Times New Roman" w:hAnsi="Times New Roman" w:cs="Times New Roman"/>
          <w:color w:val="auto"/>
          <w:sz w:val="24"/>
          <w:szCs w:val="24"/>
          <w:lang w:val="pt-BR"/>
        </w:rPr>
        <w:t xml:space="preserve"> bởi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thì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phải chịu trách nhiệm bồi thường thiệt hại</w:t>
      </w:r>
      <w:r w:rsidR="00B143AC" w:rsidRPr="00D73CEB">
        <w:rPr>
          <w:rFonts w:ascii="Times New Roman" w:eastAsia="Times New Roman" w:hAnsi="Times New Roman" w:cs="Times New Roman"/>
          <w:color w:val="auto"/>
          <w:sz w:val="24"/>
          <w:szCs w:val="24"/>
          <w:lang w:val="pt-BR"/>
        </w:rPr>
        <w:t xml:space="preserve"> từ việc rò rỉ dữ liệu của Bên A</w:t>
      </w:r>
      <w:r w:rsidR="000F2D28" w:rsidRPr="00D73CEB">
        <w:rPr>
          <w:rFonts w:ascii="Times New Roman" w:eastAsia="Times New Roman" w:hAnsi="Times New Roman" w:cs="Times New Roman"/>
          <w:color w:val="auto"/>
          <w:sz w:val="24"/>
          <w:szCs w:val="24"/>
          <w:lang w:val="pt-BR"/>
        </w:rPr>
        <w:t>.</w:t>
      </w:r>
    </w:p>
    <w:p w14:paraId="27E7B794" w14:textId="6997BBE8" w:rsidR="000575FA" w:rsidRPr="00D73CEB" w:rsidRDefault="000575FA"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bookmarkStart w:id="7" w:name="_Hlk137932472"/>
      <w:r w:rsidRPr="00D73CEB">
        <w:rPr>
          <w:rFonts w:ascii="Times New Roman" w:eastAsia="Times New Roman" w:hAnsi="Times New Roman" w:cs="Times New Roman"/>
          <w:color w:val="auto"/>
          <w:sz w:val="24"/>
          <w:szCs w:val="24"/>
          <w:lang w:val="pt-BR"/>
        </w:rPr>
        <w:t>Bên B đảm bảo giải pháp/</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mà Bên B cung cấp cho Bên A tuân thủ các quy định của pháp luật về Internet, pháp luật về quyền sở hữu trí tuệ và pháp luật liên quan. </w:t>
      </w:r>
      <w:r w:rsidR="00D6022F" w:rsidRPr="00D73CEB">
        <w:rPr>
          <w:rFonts w:ascii="Times New Roman" w:eastAsia="Times New Roman" w:hAnsi="Times New Roman" w:cs="Times New Roman"/>
          <w:color w:val="auto"/>
          <w:sz w:val="24"/>
          <w:szCs w:val="24"/>
          <w:lang w:val="pt-BR"/>
        </w:rPr>
        <w:t>Bên B</w:t>
      </w:r>
      <w:r w:rsidR="00B75E61" w:rsidRPr="00D73CEB">
        <w:rPr>
          <w:rFonts w:ascii="Times New Roman" w:eastAsia="Times New Roman" w:hAnsi="Times New Roman" w:cs="Times New Roman"/>
          <w:color w:val="auto"/>
          <w:sz w:val="24"/>
          <w:szCs w:val="24"/>
          <w:lang w:val="pt-BR"/>
        </w:rPr>
        <w:t xml:space="preserve"> chịu hoàn toàn trách nhiệm trước pháp luật về tính hợp pháp của giải pháp/</w:t>
      </w:r>
      <w:r w:rsidR="002F32DF" w:rsidRPr="00D73CEB">
        <w:rPr>
          <w:rFonts w:ascii="Times New Roman" w:eastAsia="Times New Roman" w:hAnsi="Times New Roman" w:cs="Times New Roman"/>
          <w:color w:val="auto"/>
          <w:sz w:val="24"/>
          <w:szCs w:val="24"/>
          <w:lang w:val="pt-BR"/>
        </w:rPr>
        <w:t>Dịch vụ</w:t>
      </w:r>
      <w:r w:rsidR="00B75E61" w:rsidRPr="00D73CEB">
        <w:rPr>
          <w:rFonts w:ascii="Times New Roman" w:eastAsia="Times New Roman" w:hAnsi="Times New Roman" w:cs="Times New Roman"/>
          <w:color w:val="auto"/>
          <w:sz w:val="24"/>
          <w:szCs w:val="24"/>
          <w:lang w:val="pt-BR"/>
        </w:rPr>
        <w:t xml:space="preserve"> mà Bên B cung cấp cho Bên A. </w:t>
      </w:r>
    </w:p>
    <w:bookmarkEnd w:id="7"/>
    <w:p w14:paraId="62BBE6D9" w14:textId="662B544F" w:rsidR="000F2D28" w:rsidRPr="00D73CEB" w:rsidRDefault="00845C1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không được phép cài đặt các chương trình vào website của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để thu thập/ lưu trữ/ sử dụng dữ liệu nhằm mục đích riêng của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w:t>
      </w:r>
    </w:p>
    <w:p w14:paraId="140CF90F" w14:textId="5F1EE523" w:rsidR="000F2D28" w:rsidRPr="00D73CEB" w:rsidRDefault="00845C1C"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có trách nhiệm phản hồi về nguyên nhân sự cố, cách khắc phục trong thời gian nhanh nhất có thể kể từ khi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thông báo sự cố</w:t>
      </w:r>
      <w:r w:rsidR="003C15F4" w:rsidRPr="00D73CEB">
        <w:rPr>
          <w:rFonts w:ascii="Times New Roman" w:eastAsia="Times New Roman" w:hAnsi="Times New Roman" w:cs="Times New Roman"/>
          <w:color w:val="auto"/>
          <w:sz w:val="24"/>
          <w:szCs w:val="24"/>
          <w:lang w:val="pt-BR"/>
        </w:rPr>
        <w:t xml:space="preserve"> trong thời hạn không quá 03 (ba) ngày làm việc</w:t>
      </w:r>
      <w:r w:rsidR="000F2D28" w:rsidRPr="00D73CEB">
        <w:rPr>
          <w:rFonts w:ascii="Times New Roman" w:eastAsia="Times New Roman" w:hAnsi="Times New Roman" w:cs="Times New Roman"/>
          <w:color w:val="auto"/>
          <w:sz w:val="24"/>
          <w:szCs w:val="24"/>
          <w:lang w:val="pt-BR"/>
        </w:rPr>
        <w:t xml:space="preserve">. Việc khắc phục sự cố của hệ thống không vượt quá 24 (hai </w:t>
      </w:r>
      <w:r w:rsidR="00BF2C0E" w:rsidRPr="00D73CEB">
        <w:rPr>
          <w:rFonts w:ascii="Times New Roman" w:eastAsia="Times New Roman" w:hAnsi="Times New Roman" w:cs="Times New Roman"/>
          <w:color w:val="auto"/>
          <w:sz w:val="24"/>
          <w:szCs w:val="24"/>
          <w:lang w:val="pt-BR"/>
        </w:rPr>
        <w:t xml:space="preserve">mươi </w:t>
      </w:r>
      <w:r w:rsidR="000F2D28" w:rsidRPr="00D73CEB">
        <w:rPr>
          <w:rFonts w:ascii="Times New Roman" w:eastAsia="Times New Roman" w:hAnsi="Times New Roman" w:cs="Times New Roman"/>
          <w:color w:val="auto"/>
          <w:sz w:val="24"/>
          <w:szCs w:val="24"/>
          <w:lang w:val="pt-BR"/>
        </w:rPr>
        <w:t xml:space="preserve">tư) giờ. Đối với những sự cố hệ thống nghiêm trọng không thể xử lý được trong vòng 24 (hai </w:t>
      </w:r>
      <w:r w:rsidR="00BF2C0E" w:rsidRPr="00D73CEB">
        <w:rPr>
          <w:rFonts w:ascii="Times New Roman" w:eastAsia="Times New Roman" w:hAnsi="Times New Roman" w:cs="Times New Roman"/>
          <w:color w:val="auto"/>
          <w:sz w:val="24"/>
          <w:szCs w:val="24"/>
          <w:lang w:val="pt-BR"/>
        </w:rPr>
        <w:t xml:space="preserve">mươi </w:t>
      </w:r>
      <w:r w:rsidR="000F2D28" w:rsidRPr="00D73CEB">
        <w:rPr>
          <w:rFonts w:ascii="Times New Roman" w:eastAsia="Times New Roman" w:hAnsi="Times New Roman" w:cs="Times New Roman"/>
          <w:color w:val="auto"/>
          <w:sz w:val="24"/>
          <w:szCs w:val="24"/>
          <w:lang w:val="pt-BR"/>
        </w:rPr>
        <w:t xml:space="preserve">tư) giờ,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có trách nhiệm giải trình và cùng với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thỏa thuận, thống nhất thời gian giải quyết sự cố.</w:t>
      </w:r>
      <w:r w:rsidR="003C15F4" w:rsidRPr="00D73CEB">
        <w:rPr>
          <w:rFonts w:ascii="Times New Roman" w:eastAsia="Times New Roman" w:hAnsi="Times New Roman" w:cs="Times New Roman"/>
          <w:color w:val="auto"/>
          <w:sz w:val="24"/>
          <w:szCs w:val="24"/>
          <w:lang w:val="pt-BR"/>
        </w:rPr>
        <w:t xml:space="preserve"> </w:t>
      </w:r>
      <w:bookmarkStart w:id="8" w:name="_Hlk137932645"/>
      <w:r w:rsidR="003C15F4" w:rsidRPr="00D73CEB">
        <w:rPr>
          <w:rFonts w:ascii="Times New Roman" w:eastAsia="Times New Roman" w:hAnsi="Times New Roman" w:cs="Times New Roman"/>
          <w:color w:val="auto"/>
          <w:sz w:val="24"/>
          <w:szCs w:val="24"/>
          <w:lang w:val="pt-BR"/>
        </w:rPr>
        <w:t xml:space="preserve">Trường hợp quá thời hạn hai Bên đã thỏa thuận mà Bên B vẫn chưa hoàn thành giải quyết sự cố thì Bên A có quyền đơn phương chấm dứt Hợp đồng mà không phải bồi thường thiệt hại cho Bên B, Bên B có trách nhiệm hoàn trả cho Bên A phần phí </w:t>
      </w:r>
      <w:r w:rsidR="002F32DF" w:rsidRPr="00D73CEB">
        <w:rPr>
          <w:rFonts w:ascii="Times New Roman" w:eastAsia="Times New Roman" w:hAnsi="Times New Roman" w:cs="Times New Roman"/>
          <w:color w:val="auto"/>
          <w:sz w:val="24"/>
          <w:szCs w:val="24"/>
          <w:lang w:val="pt-BR"/>
        </w:rPr>
        <w:t>Dịch vụ</w:t>
      </w:r>
      <w:r w:rsidR="003C15F4" w:rsidRPr="00D73CEB">
        <w:rPr>
          <w:rFonts w:ascii="Times New Roman" w:eastAsia="Times New Roman" w:hAnsi="Times New Roman" w:cs="Times New Roman"/>
          <w:color w:val="auto"/>
          <w:sz w:val="24"/>
          <w:szCs w:val="24"/>
          <w:lang w:val="pt-BR"/>
        </w:rPr>
        <w:t xml:space="preserve"> mà Bên A đã thanh toán mà chưa sử dụng. </w:t>
      </w:r>
      <w:bookmarkEnd w:id="8"/>
    </w:p>
    <w:p w14:paraId="50BB63F4" w14:textId="4422493A" w:rsidR="000F2D28" w:rsidRPr="00D73CEB" w:rsidRDefault="000F2D2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Hỗ trợ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sử dụng, khai thác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trong phạm vi trách nhiệm và quyền hạn của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w:t>
      </w:r>
    </w:p>
    <w:p w14:paraId="3FF667A0" w14:textId="4F665700" w:rsidR="000F2D28" w:rsidRPr="00D73CEB" w:rsidRDefault="00D94DD8" w:rsidP="00907A3A">
      <w:pPr>
        <w:pStyle w:val="ListParagraph"/>
        <w:numPr>
          <w:ilvl w:val="2"/>
          <w:numId w:val="6"/>
        </w:numPr>
        <w:spacing w:before="40" w:after="40" w:line="288" w:lineRule="auto"/>
        <w:contextualSpacing w:val="0"/>
        <w:jc w:val="both"/>
        <w:rPr>
          <w:rFonts w:ascii="Times New Roman" w:eastAsia="Times New Roman" w:hAnsi="Times New Roman" w:cs="Times New Roman"/>
          <w:color w:val="auto"/>
          <w:sz w:val="24"/>
          <w:szCs w:val="24"/>
          <w:lang w:val="pt-BR"/>
        </w:rPr>
      </w:pPr>
      <w:bookmarkStart w:id="9" w:name="_Hlk127455427"/>
      <w:r w:rsidRPr="00D73CEB">
        <w:rPr>
          <w:rFonts w:ascii="Times New Roman" w:eastAsia="Times New Roman" w:hAnsi="Times New Roman" w:cs="Times New Roman"/>
          <w:color w:val="auto"/>
          <w:sz w:val="24"/>
          <w:szCs w:val="24"/>
          <w:lang w:val="pt-BR"/>
        </w:rPr>
        <w:t>Các yêu cầu hỗ trợ, giải quyết hoặc thắc mắc của bên A</w:t>
      </w:r>
      <w:r w:rsidR="000F2D28" w:rsidRPr="00D73CEB">
        <w:rPr>
          <w:rFonts w:ascii="Times New Roman" w:eastAsia="Times New Roman" w:hAnsi="Times New Roman" w:cs="Times New Roman"/>
          <w:color w:val="auto"/>
          <w:sz w:val="24"/>
          <w:szCs w:val="24"/>
          <w:lang w:val="pt-BR"/>
        </w:rPr>
        <w:t xml:space="preserve"> sẽ được </w:t>
      </w:r>
      <w:r w:rsidR="00845C1C"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w:t>
      </w:r>
      <w:r w:rsidR="00D427C4" w:rsidRPr="00D73CEB">
        <w:rPr>
          <w:rFonts w:ascii="Times New Roman" w:eastAsia="Times New Roman" w:hAnsi="Times New Roman" w:cs="Times New Roman"/>
          <w:color w:val="auto"/>
          <w:sz w:val="24"/>
          <w:szCs w:val="24"/>
          <w:lang w:val="pt-BR"/>
        </w:rPr>
        <w:t>tiếp nhận và phản hồi trong giờ hành chính từ 9:00 đến 18:00 các ngày (trừ Thứ 7, Chủ nhật và các ngày lễ).</w:t>
      </w:r>
    </w:p>
    <w:p w14:paraId="5CDC9D92" w14:textId="14D203BB" w:rsidR="002C4ED0" w:rsidRPr="00D73CEB" w:rsidRDefault="002C4ED0" w:rsidP="00907A3A">
      <w:pPr>
        <w:pStyle w:val="ListParagraph"/>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Mọi yêu cầu và khiếu nại, Bên A có thể liên hệ với Bên B theo các </w:t>
      </w:r>
      <w:r w:rsidR="008A0107" w:rsidRPr="00D73CEB">
        <w:rPr>
          <w:rFonts w:ascii="Times New Roman" w:eastAsia="Times New Roman" w:hAnsi="Times New Roman" w:cs="Times New Roman"/>
          <w:color w:val="auto"/>
          <w:sz w:val="24"/>
          <w:szCs w:val="24"/>
          <w:lang w:val="pt-BR"/>
        </w:rPr>
        <w:t>hình thức</w:t>
      </w:r>
      <w:r w:rsidRPr="00D73CEB">
        <w:rPr>
          <w:rFonts w:ascii="Times New Roman" w:eastAsia="Times New Roman" w:hAnsi="Times New Roman" w:cs="Times New Roman"/>
          <w:color w:val="auto"/>
          <w:sz w:val="24"/>
          <w:szCs w:val="24"/>
          <w:lang w:val="pt-BR"/>
        </w:rPr>
        <w:t xml:space="preserve"> sau:</w:t>
      </w:r>
    </w:p>
    <w:p w14:paraId="0943120F" w14:textId="66AD8895" w:rsidR="002C4ED0" w:rsidRPr="00D73CEB" w:rsidRDefault="008A0107"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Cách 1: </w:t>
      </w:r>
      <w:r w:rsidR="002C4ED0" w:rsidRPr="00D73CEB">
        <w:rPr>
          <w:rFonts w:ascii="Times New Roman" w:hAnsi="Times New Roman" w:cs="Times New Roman"/>
          <w:color w:val="auto"/>
          <w:sz w:val="24"/>
          <w:szCs w:val="24"/>
        </w:rPr>
        <w:t xml:space="preserve">Tạo </w:t>
      </w:r>
      <w:r w:rsidRPr="00D73CEB">
        <w:rPr>
          <w:rFonts w:ascii="Times New Roman" w:hAnsi="Times New Roman" w:cs="Times New Roman"/>
          <w:color w:val="auto"/>
          <w:sz w:val="24"/>
          <w:szCs w:val="24"/>
        </w:rPr>
        <w:t>yêu cầu cần hỗ trợ (</w:t>
      </w:r>
      <w:r w:rsidR="002C4ED0" w:rsidRPr="00D73CEB">
        <w:rPr>
          <w:rFonts w:ascii="Times New Roman" w:hAnsi="Times New Roman" w:cs="Times New Roman"/>
          <w:color w:val="auto"/>
          <w:sz w:val="24"/>
          <w:szCs w:val="24"/>
        </w:rPr>
        <w:t>ticket support</w:t>
      </w:r>
      <w:r w:rsidRPr="00D73CEB">
        <w:rPr>
          <w:rFonts w:ascii="Times New Roman" w:hAnsi="Times New Roman" w:cs="Times New Roman"/>
          <w:color w:val="auto"/>
          <w:sz w:val="24"/>
          <w:szCs w:val="24"/>
        </w:rPr>
        <w:t>)</w:t>
      </w:r>
      <w:r w:rsidR="002C4ED0" w:rsidRPr="00D73CEB">
        <w:rPr>
          <w:rFonts w:ascii="Times New Roman" w:hAnsi="Times New Roman" w:cs="Times New Roman"/>
          <w:color w:val="auto"/>
          <w:sz w:val="24"/>
          <w:szCs w:val="24"/>
        </w:rPr>
        <w:t xml:space="preserve"> trên website</w:t>
      </w:r>
      <w:r w:rsidRPr="00D73CEB">
        <w:rPr>
          <w:rFonts w:ascii="Times New Roman" w:hAnsi="Times New Roman" w:cs="Times New Roman"/>
          <w:color w:val="auto"/>
          <w:sz w:val="24"/>
          <w:szCs w:val="24"/>
        </w:rPr>
        <w:t>:</w:t>
      </w:r>
      <w:r w:rsidR="002C4ED0" w:rsidRPr="00D73CEB">
        <w:rPr>
          <w:rFonts w:ascii="Times New Roman" w:hAnsi="Times New Roman" w:cs="Times New Roman"/>
          <w:color w:val="auto"/>
          <w:sz w:val="24"/>
          <w:szCs w:val="24"/>
        </w:rPr>
        <w:t xml:space="preserve"> </w:t>
      </w:r>
      <w:r w:rsidR="002C4ED0" w:rsidRPr="00D73CEB">
        <w:rPr>
          <w:rFonts w:ascii="Times New Roman" w:hAnsi="Times New Roman" w:cs="Times New Roman"/>
          <w:b/>
          <w:bCs/>
          <w:color w:val="auto"/>
          <w:sz w:val="24"/>
          <w:szCs w:val="24"/>
        </w:rPr>
        <w:t>https://help.bizfly.vn/</w:t>
      </w:r>
    </w:p>
    <w:p w14:paraId="1695DA5C" w14:textId="3D028368" w:rsidR="002C4ED0" w:rsidRPr="00D73CEB" w:rsidRDefault="008A0107"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Cách 2: Gửi yêu cầu đến m</w:t>
      </w:r>
      <w:r w:rsidR="002C4ED0" w:rsidRPr="00D73CEB">
        <w:rPr>
          <w:rFonts w:ascii="Times New Roman" w:hAnsi="Times New Roman" w:cs="Times New Roman"/>
          <w:color w:val="auto"/>
          <w:sz w:val="24"/>
          <w:szCs w:val="24"/>
        </w:rPr>
        <w:t>ail</w:t>
      </w:r>
      <w:r w:rsidRPr="00D73CEB">
        <w:rPr>
          <w:rFonts w:ascii="Times New Roman" w:hAnsi="Times New Roman" w:cs="Times New Roman"/>
          <w:color w:val="auto"/>
          <w:sz w:val="24"/>
          <w:szCs w:val="24"/>
        </w:rPr>
        <w:t xml:space="preserve"> sau</w:t>
      </w:r>
      <w:r w:rsidR="002C4ED0" w:rsidRPr="00D73CEB">
        <w:rPr>
          <w:rFonts w:ascii="Times New Roman" w:hAnsi="Times New Roman" w:cs="Times New Roman"/>
          <w:color w:val="auto"/>
          <w:sz w:val="24"/>
          <w:szCs w:val="24"/>
        </w:rPr>
        <w:t xml:space="preserve">: </w:t>
      </w:r>
      <w:r w:rsidR="002C4ED0" w:rsidRPr="00D73CEB">
        <w:rPr>
          <w:rFonts w:ascii="Times New Roman" w:hAnsi="Times New Roman" w:cs="Times New Roman"/>
          <w:b/>
          <w:bCs/>
          <w:color w:val="auto"/>
          <w:sz w:val="24"/>
          <w:szCs w:val="24"/>
        </w:rPr>
        <w:t>cskh@bizfly.vn</w:t>
      </w:r>
    </w:p>
    <w:p w14:paraId="59578CB1" w14:textId="4F3FE6FD" w:rsidR="002C4ED0" w:rsidRPr="00D73CEB" w:rsidRDefault="008A0107" w:rsidP="00907A3A">
      <w:pPr>
        <w:pStyle w:val="ListParagraph"/>
        <w:numPr>
          <w:ilvl w:val="0"/>
          <w:numId w:val="5"/>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lastRenderedPageBreak/>
        <w:t>Cách 3: Liên hệ trực tiếp t</w:t>
      </w:r>
      <w:r w:rsidR="002C4ED0" w:rsidRPr="00D73CEB">
        <w:rPr>
          <w:rFonts w:ascii="Times New Roman" w:hAnsi="Times New Roman" w:cs="Times New Roman"/>
          <w:color w:val="auto"/>
          <w:sz w:val="24"/>
          <w:szCs w:val="24"/>
        </w:rPr>
        <w:t xml:space="preserve">ổng đài Chăm sóc khách hàng: </w:t>
      </w:r>
      <w:r w:rsidR="002C4ED0" w:rsidRPr="00D73CEB">
        <w:rPr>
          <w:rFonts w:ascii="Times New Roman" w:hAnsi="Times New Roman" w:cs="Times New Roman"/>
          <w:b/>
          <w:bCs/>
          <w:color w:val="auto"/>
          <w:sz w:val="24"/>
          <w:szCs w:val="24"/>
        </w:rPr>
        <w:t>024.7300.6886</w:t>
      </w:r>
      <w:r w:rsidR="00D94DD8" w:rsidRPr="00D73CEB">
        <w:rPr>
          <w:rFonts w:ascii="Times New Roman" w:hAnsi="Times New Roman" w:cs="Times New Roman"/>
          <w:b/>
          <w:bCs/>
          <w:color w:val="auto"/>
          <w:sz w:val="24"/>
          <w:szCs w:val="24"/>
        </w:rPr>
        <w:t xml:space="preserve"> – nhánh 3</w:t>
      </w:r>
    </w:p>
    <w:p w14:paraId="7B13634E" w14:textId="1D644C6F" w:rsidR="00D427C4" w:rsidRPr="00D73CEB" w:rsidRDefault="00D427C4" w:rsidP="00907A3A">
      <w:pPr>
        <w:pStyle w:val="ListParagraph"/>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Quy trình </w:t>
      </w:r>
      <w:r w:rsidR="002C4ED0" w:rsidRPr="00D73CEB">
        <w:rPr>
          <w:rFonts w:ascii="Times New Roman" w:eastAsia="Times New Roman" w:hAnsi="Times New Roman" w:cs="Times New Roman"/>
          <w:color w:val="auto"/>
          <w:sz w:val="24"/>
          <w:szCs w:val="24"/>
          <w:lang w:val="pt-BR"/>
        </w:rPr>
        <w:t>C</w:t>
      </w:r>
      <w:r w:rsidRPr="00D73CEB">
        <w:rPr>
          <w:rFonts w:ascii="Times New Roman" w:eastAsia="Times New Roman" w:hAnsi="Times New Roman" w:cs="Times New Roman"/>
          <w:color w:val="auto"/>
          <w:sz w:val="24"/>
          <w:szCs w:val="24"/>
          <w:lang w:val="pt-BR"/>
        </w:rPr>
        <w:t xml:space="preserve">hăm sóc khách hàng đã được </w:t>
      </w:r>
      <w:r w:rsidR="002C4ED0" w:rsidRPr="00D73CEB">
        <w:rPr>
          <w:rFonts w:ascii="Times New Roman" w:eastAsia="Times New Roman" w:hAnsi="Times New Roman" w:cs="Times New Roman"/>
          <w:color w:val="auto"/>
          <w:sz w:val="24"/>
          <w:szCs w:val="24"/>
          <w:lang w:val="pt-BR"/>
        </w:rPr>
        <w:t>thông báo công khai</w:t>
      </w:r>
      <w:r w:rsidRPr="00D73CEB">
        <w:rPr>
          <w:rFonts w:ascii="Times New Roman" w:eastAsia="Times New Roman" w:hAnsi="Times New Roman" w:cs="Times New Roman"/>
          <w:color w:val="auto"/>
          <w:sz w:val="24"/>
          <w:szCs w:val="24"/>
          <w:lang w:val="pt-BR"/>
        </w:rPr>
        <w:t xml:space="preserve"> trên webite</w:t>
      </w:r>
      <w:r w:rsidR="008A0107" w:rsidRPr="00D73CEB">
        <w:rPr>
          <w:rFonts w:ascii="Times New Roman" w:eastAsia="Times New Roman" w:hAnsi="Times New Roman" w:cs="Times New Roman"/>
          <w:color w:val="auto"/>
          <w:sz w:val="24"/>
          <w:szCs w:val="24"/>
          <w:lang w:val="pt-BR"/>
        </w:rPr>
        <w:t>:</w:t>
      </w:r>
      <w:r w:rsidRPr="00D73CEB">
        <w:rPr>
          <w:rFonts w:ascii="Times New Roman" w:eastAsia="Times New Roman" w:hAnsi="Times New Roman" w:cs="Times New Roman"/>
          <w:color w:val="auto"/>
          <w:sz w:val="24"/>
          <w:szCs w:val="24"/>
          <w:lang w:val="pt-BR"/>
        </w:rPr>
        <w:t xml:space="preserve"> </w:t>
      </w:r>
      <w:r w:rsidR="008A0107" w:rsidRPr="00D73CEB">
        <w:rPr>
          <w:rFonts w:ascii="Times New Roman" w:eastAsia="Times New Roman" w:hAnsi="Times New Roman" w:cs="Times New Roman"/>
          <w:b/>
          <w:bCs/>
          <w:color w:val="auto"/>
          <w:sz w:val="24"/>
          <w:szCs w:val="24"/>
          <w:lang w:val="pt-BR"/>
        </w:rPr>
        <w:t>https://bizfly.vn/</w:t>
      </w:r>
    </w:p>
    <w:bookmarkEnd w:id="9"/>
    <w:p w14:paraId="32EF5A20" w14:textId="1A808B01" w:rsidR="000F2D28" w:rsidRPr="00D73CEB" w:rsidRDefault="000F2D28" w:rsidP="00907A3A">
      <w:pPr>
        <w:spacing w:before="40" w:after="40" w:line="288" w:lineRule="auto"/>
        <w:jc w:val="both"/>
        <w:rPr>
          <w:rStyle w:val="Strong"/>
          <w:rFonts w:ascii="Times New Roman" w:hAnsi="Times New Roman"/>
          <w:sz w:val="24"/>
          <w:szCs w:val="24"/>
          <w:lang w:val="pt-BR"/>
        </w:rPr>
      </w:pPr>
      <w:r w:rsidRPr="00D73CEB">
        <w:rPr>
          <w:rStyle w:val="Strong"/>
          <w:rFonts w:ascii="Times New Roman" w:hAnsi="Times New Roman"/>
          <w:sz w:val="24"/>
          <w:szCs w:val="24"/>
          <w:lang w:val="pt-BR"/>
        </w:rPr>
        <w:t xml:space="preserve">Điều 4: Tạm dừng </w:t>
      </w:r>
      <w:r w:rsidR="002F32DF" w:rsidRPr="00D73CEB">
        <w:rPr>
          <w:rStyle w:val="Strong"/>
          <w:rFonts w:ascii="Times New Roman" w:hAnsi="Times New Roman"/>
          <w:sz w:val="24"/>
          <w:szCs w:val="24"/>
          <w:lang w:val="pt-BR"/>
        </w:rPr>
        <w:t>Dịch vụ</w:t>
      </w:r>
    </w:p>
    <w:p w14:paraId="23615C90" w14:textId="46400C3D" w:rsidR="000F2D28" w:rsidRPr="00D73CEB" w:rsidRDefault="00845C1C" w:rsidP="00907A3A">
      <w:pPr>
        <w:spacing w:before="40" w:after="40" w:line="288" w:lineRule="auto"/>
        <w:ind w:firstLine="720"/>
        <w:jc w:val="both"/>
        <w:rPr>
          <w:rStyle w:val="Strong"/>
          <w:rFonts w:ascii="Times New Roman" w:hAnsi="Times New Roman"/>
          <w:b w:val="0"/>
          <w:sz w:val="24"/>
          <w:szCs w:val="24"/>
          <w:lang w:val="pt-BR"/>
        </w:rPr>
      </w:pPr>
      <w:r w:rsidRPr="00D73CEB">
        <w:rPr>
          <w:rStyle w:val="Strong"/>
          <w:rFonts w:ascii="Times New Roman" w:hAnsi="Times New Roman"/>
          <w:sz w:val="24"/>
          <w:szCs w:val="24"/>
          <w:lang w:val="pt-BR"/>
        </w:rPr>
        <w:t>Bên</w:t>
      </w:r>
      <w:r w:rsidR="000F2D28" w:rsidRPr="00D73CEB">
        <w:rPr>
          <w:rStyle w:val="Strong"/>
          <w:rFonts w:ascii="Times New Roman" w:hAnsi="Times New Roman"/>
          <w:sz w:val="24"/>
          <w:szCs w:val="24"/>
          <w:lang w:val="pt-BR"/>
        </w:rPr>
        <w:t xml:space="preserve"> B </w:t>
      </w:r>
      <w:r w:rsidR="00907A3A" w:rsidRPr="00D73CEB">
        <w:rPr>
          <w:rStyle w:val="Strong"/>
          <w:rFonts w:ascii="Times New Roman" w:hAnsi="Times New Roman"/>
          <w:sz w:val="24"/>
          <w:szCs w:val="24"/>
          <w:lang w:val="pt-BR"/>
        </w:rPr>
        <w:t xml:space="preserve">có quyền </w:t>
      </w:r>
      <w:r w:rsidR="000F2D28" w:rsidRPr="00D73CEB">
        <w:rPr>
          <w:rStyle w:val="Strong"/>
          <w:rFonts w:ascii="Times New Roman" w:hAnsi="Times New Roman"/>
          <w:sz w:val="24"/>
          <w:szCs w:val="24"/>
          <w:lang w:val="pt-BR"/>
        </w:rPr>
        <w:t xml:space="preserve">tạm dừng cung cấp </w:t>
      </w:r>
      <w:r w:rsidR="002F32DF" w:rsidRPr="00D73CEB">
        <w:rPr>
          <w:rStyle w:val="Strong"/>
          <w:rFonts w:ascii="Times New Roman" w:hAnsi="Times New Roman"/>
          <w:sz w:val="24"/>
          <w:szCs w:val="24"/>
          <w:lang w:val="pt-BR"/>
        </w:rPr>
        <w:t>Dịch vụ</w:t>
      </w:r>
      <w:r w:rsidR="000F2D28" w:rsidRPr="00D73CEB">
        <w:rPr>
          <w:rStyle w:val="Strong"/>
          <w:rFonts w:ascii="Times New Roman" w:hAnsi="Times New Roman"/>
          <w:sz w:val="24"/>
          <w:szCs w:val="24"/>
          <w:lang w:val="pt-BR"/>
        </w:rPr>
        <w:t xml:space="preserve"> trong các trường hợp:</w:t>
      </w:r>
    </w:p>
    <w:p w14:paraId="6928B91B" w14:textId="432356A3" w:rsidR="000F2D28" w:rsidRPr="00D73CEB" w:rsidRDefault="000F2D28" w:rsidP="00907A3A">
      <w:pPr>
        <w:pStyle w:val="ListParagraph"/>
        <w:numPr>
          <w:ilvl w:val="2"/>
          <w:numId w:val="7"/>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Khi nhận được yêu cầu bằng văn bản của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hoặc qua</w:t>
      </w:r>
      <w:r w:rsidRPr="00D73CEB">
        <w:rPr>
          <w:rFonts w:ascii="Times New Roman" w:hAnsi="Times New Roman" w:cs="Times New Roman"/>
          <w:color w:val="auto"/>
          <w:sz w:val="24"/>
          <w:szCs w:val="24"/>
        </w:rPr>
        <w:t xml:space="preserve"> email từ Người liên hệ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được quy định tại </w:t>
      </w:r>
      <w:r w:rsidR="00D34F65" w:rsidRPr="00D73CEB">
        <w:rPr>
          <w:rFonts w:ascii="Times New Roman" w:hAnsi="Times New Roman" w:cs="Times New Roman"/>
          <w:color w:val="auto"/>
          <w:sz w:val="24"/>
          <w:szCs w:val="24"/>
        </w:rPr>
        <w:t>Phụ lục của</w:t>
      </w:r>
      <w:r w:rsidRPr="00D73CEB">
        <w:rPr>
          <w:rFonts w:ascii="Times New Roman" w:hAnsi="Times New Roman" w:cs="Times New Roman"/>
          <w:color w:val="auto"/>
          <w:sz w:val="24"/>
          <w:szCs w:val="24"/>
        </w:rPr>
        <w:t xml:space="preserve"> Hợp đồng này.</w:t>
      </w:r>
      <w:r w:rsidRPr="00D73CEB">
        <w:rPr>
          <w:rFonts w:ascii="Times New Roman" w:eastAsia="Times New Roman" w:hAnsi="Times New Roman" w:cs="Times New Roman"/>
          <w:color w:val="auto"/>
          <w:sz w:val="24"/>
          <w:szCs w:val="24"/>
          <w:lang w:val="pt-BR"/>
        </w:rPr>
        <w:t xml:space="preserve"> Trường hợp này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vẫn phải thanh toán cước phí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đầy đủ cho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w:t>
      </w:r>
      <w:r w:rsidRPr="00D73CEB">
        <w:rPr>
          <w:rFonts w:ascii="Times New Roman" w:eastAsia="Times New Roman" w:hAnsi="Times New Roman" w:cs="Times New Roman"/>
          <w:color w:val="auto"/>
          <w:sz w:val="24"/>
          <w:szCs w:val="24"/>
          <w:lang w:val="vi-VN"/>
        </w:rPr>
        <w:t xml:space="preserve"> theo tiến độ công việc đã hoàn thành</w:t>
      </w:r>
      <w:r w:rsidRPr="00D73CEB">
        <w:rPr>
          <w:rFonts w:ascii="Times New Roman" w:eastAsia="Times New Roman" w:hAnsi="Times New Roman" w:cs="Times New Roman"/>
          <w:color w:val="auto"/>
          <w:sz w:val="24"/>
          <w:szCs w:val="24"/>
          <w:lang w:val="pt-BR"/>
        </w:rPr>
        <w:t xml:space="preserve"> và thời hạn sử dụng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không thay đổi. Thời gian tạm ngừng </w:t>
      </w:r>
      <w:r w:rsidR="002F32DF" w:rsidRPr="00D73CEB">
        <w:rPr>
          <w:rFonts w:ascii="Times New Roman" w:eastAsia="Times New Roman" w:hAnsi="Times New Roman" w:cs="Times New Roman"/>
          <w:color w:val="auto"/>
          <w:sz w:val="24"/>
          <w:szCs w:val="24"/>
          <w:lang w:val="pt-BR"/>
        </w:rPr>
        <w:t>Dịch vụ</w:t>
      </w:r>
      <w:r w:rsidRPr="00D73CEB">
        <w:rPr>
          <w:rFonts w:ascii="Times New Roman" w:eastAsia="Times New Roman" w:hAnsi="Times New Roman" w:cs="Times New Roman"/>
          <w:color w:val="auto"/>
          <w:sz w:val="24"/>
          <w:szCs w:val="24"/>
          <w:lang w:val="pt-BR"/>
        </w:rPr>
        <w:t xml:space="preserve"> không quá 15 (mười lăm) ngày làm việc tính từ ngày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B nhận được văn bản của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w:t>
      </w:r>
      <w:commentRangeStart w:id="10"/>
      <w:r w:rsidRPr="00D73CEB">
        <w:rPr>
          <w:rFonts w:ascii="Times New Roman" w:eastAsia="Times New Roman" w:hAnsi="Times New Roman" w:cs="Times New Roman"/>
          <w:color w:val="auto"/>
          <w:sz w:val="24"/>
          <w:szCs w:val="24"/>
          <w:lang w:val="pt-BR"/>
        </w:rPr>
        <w:t>Nếu hết thời hạn 15 (mười lăm) ngày</w:t>
      </w:r>
      <w:r w:rsidR="001665DF" w:rsidRPr="00D73CEB">
        <w:rPr>
          <w:rFonts w:ascii="Times New Roman" w:eastAsia="Times New Roman" w:hAnsi="Times New Roman" w:cs="Times New Roman"/>
          <w:color w:val="auto"/>
          <w:sz w:val="24"/>
          <w:szCs w:val="24"/>
          <w:lang w:val="pt-BR"/>
        </w:rPr>
        <w:t xml:space="preserve"> </w:t>
      </w:r>
      <w:r w:rsidR="001665DF" w:rsidRPr="00D73CEB">
        <w:rPr>
          <w:rFonts w:ascii="Times New Roman" w:eastAsia="Times New Roman" w:hAnsi="Times New Roman" w:cs="Times New Roman"/>
          <w:color w:val="auto"/>
          <w:sz w:val="24"/>
          <w:szCs w:val="24"/>
          <w:lang w:val="vi-VN"/>
        </w:rPr>
        <w:t>làm việc</w:t>
      </w:r>
      <w:r w:rsidRPr="00D73CEB">
        <w:rPr>
          <w:rFonts w:ascii="Times New Roman" w:eastAsia="Times New Roman" w:hAnsi="Times New Roman" w:cs="Times New Roman"/>
          <w:color w:val="auto"/>
          <w:sz w:val="24"/>
          <w:szCs w:val="24"/>
          <w:lang w:val="pt-BR"/>
        </w:rPr>
        <w:t xml:space="preserve"> mà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A không có bất cứ một yêu cầu/thông báo hoặc hành động nào </w:t>
      </w:r>
      <w:del w:id="11" w:author="Thach, Pham Ngoc (HLV)" w:date="2025-05-20T14:57:00Z">
        <w:r w:rsidRPr="00D73CEB" w:rsidDel="004A57D1">
          <w:rPr>
            <w:rFonts w:ascii="Times New Roman" w:eastAsia="Times New Roman" w:hAnsi="Times New Roman" w:cs="Times New Roman"/>
            <w:color w:val="auto"/>
            <w:sz w:val="24"/>
            <w:szCs w:val="24"/>
            <w:lang w:val="pt-BR"/>
          </w:rPr>
          <w:delText xml:space="preserve">để khắc phục việc tạm dừng </w:delText>
        </w:r>
      </w:del>
      <w:r w:rsidRPr="00D73CEB">
        <w:rPr>
          <w:rFonts w:ascii="Times New Roman" w:eastAsia="Times New Roman" w:hAnsi="Times New Roman" w:cs="Times New Roman"/>
          <w:color w:val="auto"/>
          <w:sz w:val="24"/>
          <w:szCs w:val="24"/>
          <w:lang w:val="pt-BR"/>
        </w:rPr>
        <w:t xml:space="preserve">thì các </w:t>
      </w:r>
      <w:r w:rsidR="00845C1C" w:rsidRPr="00D73CEB">
        <w:rPr>
          <w:rFonts w:ascii="Times New Roman" w:eastAsia="Times New Roman" w:hAnsi="Times New Roman" w:cs="Times New Roman"/>
          <w:color w:val="auto"/>
          <w:sz w:val="24"/>
          <w:szCs w:val="24"/>
          <w:lang w:val="pt-BR"/>
        </w:rPr>
        <w:t>Bên</w:t>
      </w:r>
      <w:r w:rsidRPr="00D73CEB">
        <w:rPr>
          <w:rFonts w:ascii="Times New Roman" w:eastAsia="Times New Roman" w:hAnsi="Times New Roman" w:cs="Times New Roman"/>
          <w:color w:val="auto"/>
          <w:sz w:val="24"/>
          <w:szCs w:val="24"/>
          <w:lang w:val="pt-BR"/>
        </w:rPr>
        <w:t xml:space="preserve"> đồng ý và công nhận rằng </w:t>
      </w:r>
      <w:del w:id="12" w:author="Thach, Pham Ngoc (HLV)" w:date="2025-05-20T14:57:00Z">
        <w:r w:rsidR="00845C1C" w:rsidRPr="00D73CEB" w:rsidDel="009A540C">
          <w:rPr>
            <w:rFonts w:ascii="Times New Roman" w:eastAsia="Times New Roman" w:hAnsi="Times New Roman" w:cs="Times New Roman"/>
            <w:color w:val="auto"/>
            <w:sz w:val="24"/>
            <w:szCs w:val="24"/>
            <w:lang w:val="pt-BR"/>
          </w:rPr>
          <w:delText>Bên</w:delText>
        </w:r>
        <w:r w:rsidRPr="00D73CEB" w:rsidDel="009A540C">
          <w:rPr>
            <w:rFonts w:ascii="Times New Roman" w:eastAsia="Times New Roman" w:hAnsi="Times New Roman" w:cs="Times New Roman"/>
            <w:color w:val="auto"/>
            <w:sz w:val="24"/>
            <w:szCs w:val="24"/>
            <w:lang w:val="pt-BR"/>
          </w:rPr>
          <w:delText xml:space="preserve"> A đã đơn phương chấm dứt </w:delText>
        </w:r>
        <w:r w:rsidR="002F32DF" w:rsidRPr="00D73CEB" w:rsidDel="009A540C">
          <w:rPr>
            <w:rFonts w:ascii="Times New Roman" w:eastAsia="Times New Roman" w:hAnsi="Times New Roman" w:cs="Times New Roman"/>
            <w:color w:val="auto"/>
            <w:sz w:val="24"/>
            <w:szCs w:val="24"/>
            <w:lang w:val="pt-BR"/>
          </w:rPr>
          <w:delText>Dịch vụ</w:delText>
        </w:r>
      </w:del>
      <w:ins w:id="13" w:author="Thach, Pham Ngoc (HLV)" w:date="2025-05-20T14:57:00Z">
        <w:r w:rsidR="009A540C">
          <w:rPr>
            <w:rFonts w:ascii="Times New Roman" w:eastAsia="Times New Roman" w:hAnsi="Times New Roman" w:cs="Times New Roman"/>
            <w:color w:val="auto"/>
            <w:sz w:val="24"/>
            <w:szCs w:val="24"/>
            <w:lang w:val="pt-BR"/>
          </w:rPr>
          <w:t>các Bên t</w:t>
        </w:r>
      </w:ins>
      <w:ins w:id="14" w:author="Thach, Pham Ngoc (HLV)" w:date="2025-05-20T14:58:00Z">
        <w:r w:rsidR="009A540C">
          <w:rPr>
            <w:rFonts w:ascii="Times New Roman" w:eastAsia="Times New Roman" w:hAnsi="Times New Roman" w:cs="Times New Roman"/>
            <w:color w:val="auto"/>
            <w:sz w:val="24"/>
            <w:szCs w:val="24"/>
            <w:lang w:val="pt-BR"/>
          </w:rPr>
          <w:t>iếp tục thực hiện các quy định theo Hợp đồng và Phụ lục của Hợp đồng này</w:t>
        </w:r>
      </w:ins>
      <w:r w:rsidRPr="00D73CEB">
        <w:rPr>
          <w:rFonts w:ascii="Times New Roman" w:eastAsia="Times New Roman" w:hAnsi="Times New Roman" w:cs="Times New Roman"/>
          <w:color w:val="auto"/>
          <w:sz w:val="24"/>
          <w:szCs w:val="24"/>
          <w:lang w:val="pt-BR"/>
        </w:rPr>
        <w:t>.</w:t>
      </w:r>
      <w:commentRangeEnd w:id="10"/>
      <w:r w:rsidR="009A540C">
        <w:rPr>
          <w:rStyle w:val="CommentReference"/>
          <w:rFonts w:ascii=".VnTime" w:eastAsia="Times New Roman" w:hAnsi=".VnTime" w:cs="Times New Roman"/>
          <w:color w:val="auto"/>
        </w:rPr>
        <w:commentReference w:id="10"/>
      </w:r>
    </w:p>
    <w:p w14:paraId="5A5234DF" w14:textId="5F6630C6" w:rsidR="000F2D28" w:rsidRPr="00D73CEB" w:rsidRDefault="00845C1C" w:rsidP="00907A3A">
      <w:pPr>
        <w:pStyle w:val="ListParagraph"/>
        <w:numPr>
          <w:ilvl w:val="2"/>
          <w:numId w:val="7"/>
        </w:numPr>
        <w:spacing w:before="40" w:after="40" w:line="288" w:lineRule="auto"/>
        <w:contextualSpacing w:val="0"/>
        <w:jc w:val="both"/>
        <w:rPr>
          <w:rFonts w:ascii="Times New Roman" w:eastAsia="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vi phạm các điều khoản đã cam kết trong Hợp đồng. </w:t>
      </w:r>
      <w:r w:rsidR="002F32DF" w:rsidRPr="00D73CEB">
        <w:rPr>
          <w:rFonts w:ascii="Times New Roman" w:eastAsia="Times New Roman" w:hAnsi="Times New Roman" w:cs="Times New Roman"/>
          <w:color w:val="auto"/>
          <w:sz w:val="24"/>
          <w:szCs w:val="24"/>
          <w:lang w:val="pt-BR"/>
        </w:rPr>
        <w:t>Dịch vụ</w:t>
      </w:r>
      <w:r w:rsidR="000F2D28" w:rsidRPr="00D73CEB">
        <w:rPr>
          <w:rFonts w:ascii="Times New Roman" w:eastAsia="Times New Roman" w:hAnsi="Times New Roman" w:cs="Times New Roman"/>
          <w:color w:val="auto"/>
          <w:sz w:val="24"/>
          <w:szCs w:val="24"/>
          <w:lang w:val="pt-BR"/>
        </w:rPr>
        <w:t xml:space="preserve"> chỉ được tiếp tục cung cấp khi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A chấm dứt các hành vi vi phạm, đồng thời đã thanh toán đầy đủ các khoản cước phí cho </w:t>
      </w:r>
      <w:r w:rsidRPr="00D73CEB">
        <w:rPr>
          <w:rFonts w:ascii="Times New Roman" w:eastAsia="Times New Roman" w:hAnsi="Times New Roman" w:cs="Times New Roman"/>
          <w:color w:val="auto"/>
          <w:sz w:val="24"/>
          <w:szCs w:val="24"/>
          <w:lang w:val="pt-BR"/>
        </w:rPr>
        <w:t>Bên</w:t>
      </w:r>
      <w:r w:rsidR="000F2D28" w:rsidRPr="00D73CEB">
        <w:rPr>
          <w:rFonts w:ascii="Times New Roman" w:eastAsia="Times New Roman" w:hAnsi="Times New Roman" w:cs="Times New Roman"/>
          <w:color w:val="auto"/>
          <w:sz w:val="24"/>
          <w:szCs w:val="24"/>
          <w:lang w:val="pt-BR"/>
        </w:rPr>
        <w:t xml:space="preserve"> B và khoản lãi suất tương ứng do chậm thanh toán.</w:t>
      </w:r>
    </w:p>
    <w:p w14:paraId="2DBB4D5F" w14:textId="14B691EC" w:rsidR="000F2D28" w:rsidRPr="00D73CEB" w:rsidRDefault="000F2D28" w:rsidP="00907A3A">
      <w:pPr>
        <w:spacing w:before="40" w:after="40" w:line="288" w:lineRule="auto"/>
        <w:jc w:val="both"/>
        <w:rPr>
          <w:rFonts w:ascii="Times New Roman" w:hAnsi="Times New Roman"/>
          <w:b/>
          <w:sz w:val="24"/>
          <w:szCs w:val="24"/>
          <w:lang w:val="pt-BR"/>
        </w:rPr>
      </w:pPr>
      <w:r w:rsidRPr="00D73CEB">
        <w:rPr>
          <w:rFonts w:ascii="Times New Roman" w:hAnsi="Times New Roman"/>
          <w:b/>
          <w:sz w:val="24"/>
          <w:szCs w:val="24"/>
          <w:lang w:val="pt-BR"/>
        </w:rPr>
        <w:t xml:space="preserve">Điều </w:t>
      </w:r>
      <w:r w:rsidR="00487926" w:rsidRPr="00D73CEB">
        <w:rPr>
          <w:rFonts w:ascii="Times New Roman" w:hAnsi="Times New Roman"/>
          <w:b/>
          <w:sz w:val="24"/>
          <w:szCs w:val="24"/>
          <w:lang w:val="pt-BR"/>
        </w:rPr>
        <w:t>5</w:t>
      </w:r>
      <w:r w:rsidRPr="00D73CEB">
        <w:rPr>
          <w:rFonts w:ascii="Times New Roman" w:hAnsi="Times New Roman"/>
          <w:b/>
          <w:sz w:val="24"/>
          <w:szCs w:val="24"/>
          <w:lang w:val="pt-BR"/>
        </w:rPr>
        <w:t>: Chấm dứt và thanh lý Hợp đồng</w:t>
      </w:r>
    </w:p>
    <w:p w14:paraId="05940204" w14:textId="12554A27" w:rsidR="000F2D28" w:rsidRPr="00D73CEB" w:rsidRDefault="000F2D28" w:rsidP="001179D0">
      <w:pPr>
        <w:pStyle w:val="ListParagraph"/>
        <w:numPr>
          <w:ilvl w:val="1"/>
          <w:numId w:val="29"/>
        </w:numPr>
        <w:tabs>
          <w:tab w:val="left" w:pos="720"/>
        </w:tabs>
        <w:spacing w:before="40" w:after="40" w:line="288" w:lineRule="auto"/>
        <w:ind w:left="709" w:hanging="709"/>
        <w:jc w:val="both"/>
        <w:rPr>
          <w:rFonts w:ascii="Times New Roman" w:hAnsi="Times New Roman" w:cs="Times New Roman"/>
          <w:b/>
          <w:color w:val="auto"/>
          <w:sz w:val="24"/>
          <w:szCs w:val="24"/>
        </w:rPr>
      </w:pPr>
      <w:r w:rsidRPr="00D73CEB">
        <w:rPr>
          <w:rFonts w:ascii="Times New Roman" w:hAnsi="Times New Roman" w:cs="Times New Roman"/>
          <w:b/>
          <w:color w:val="auto"/>
          <w:sz w:val="24"/>
          <w:szCs w:val="24"/>
        </w:rPr>
        <w:t xml:space="preserve">Chấm dứt Hợp đồng:  </w:t>
      </w:r>
    </w:p>
    <w:p w14:paraId="1A1E1864" w14:textId="77777777" w:rsidR="000F2D28" w:rsidRPr="00D73CEB" w:rsidRDefault="000F2D28" w:rsidP="00907A3A">
      <w:pPr>
        <w:spacing w:before="40" w:after="40" w:line="288" w:lineRule="auto"/>
        <w:ind w:firstLine="709"/>
        <w:jc w:val="both"/>
        <w:rPr>
          <w:rFonts w:ascii="Times New Roman" w:hAnsi="Times New Roman"/>
          <w:sz w:val="24"/>
          <w:szCs w:val="24"/>
        </w:rPr>
      </w:pPr>
      <w:r w:rsidRPr="00D73CEB">
        <w:rPr>
          <w:rFonts w:ascii="Times New Roman" w:hAnsi="Times New Roman"/>
          <w:sz w:val="24"/>
          <w:szCs w:val="24"/>
        </w:rPr>
        <w:t>Hợp đồng này chấm dứt trong các trường hợp sau:</w:t>
      </w:r>
    </w:p>
    <w:p w14:paraId="0F8FEC58" w14:textId="3148D5D3" w:rsidR="00907A3A" w:rsidRPr="00D73CEB" w:rsidRDefault="00907A3A" w:rsidP="001179D0">
      <w:pPr>
        <w:pStyle w:val="ListParagraph"/>
        <w:numPr>
          <w:ilvl w:val="2"/>
          <w:numId w:val="29"/>
        </w:numPr>
        <w:spacing w:before="40" w:after="40" w:line="288" w:lineRule="auto"/>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Các Bên đã hoàn thành toàn bộ quyền và nghĩa vụ quy định theo Hợp đồng này;</w:t>
      </w:r>
    </w:p>
    <w:p w14:paraId="0F9A6C01" w14:textId="642C38E7" w:rsidR="000F2D28" w:rsidRPr="00D73CEB" w:rsidRDefault="000F2D28" w:rsidP="001179D0">
      <w:pPr>
        <w:pStyle w:val="ListParagraph"/>
        <w:numPr>
          <w:ilvl w:val="2"/>
          <w:numId w:val="29"/>
        </w:numPr>
        <w:spacing w:before="40" w:after="40" w:line="288" w:lineRule="auto"/>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Các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thỏa thuận bằng văn bản về việc chấm dứt Hợp đồng;</w:t>
      </w:r>
    </w:p>
    <w:p w14:paraId="322E1444" w14:textId="7653CAC5" w:rsidR="000F2D28" w:rsidRPr="00D73CEB" w:rsidRDefault="000F2D28" w:rsidP="001179D0">
      <w:pPr>
        <w:pStyle w:val="ListParagraph"/>
        <w:numPr>
          <w:ilvl w:val="2"/>
          <w:numId w:val="29"/>
        </w:numPr>
        <w:spacing w:before="40" w:after="40" w:line="288" w:lineRule="auto"/>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 xml:space="preserve">Một trong các </w:t>
      </w:r>
      <w:r w:rsidR="00845C1C" w:rsidRPr="00D73CEB">
        <w:rPr>
          <w:rFonts w:ascii="Times New Roman" w:eastAsia="Times New Roman" w:hAnsi="Times New Roman" w:cs="Times New Roman"/>
          <w:color w:val="auto"/>
          <w:sz w:val="24"/>
          <w:szCs w:val="24"/>
        </w:rPr>
        <w:t>Bên</w:t>
      </w:r>
      <w:r w:rsidRPr="00D73CEB">
        <w:rPr>
          <w:rFonts w:ascii="Times New Roman" w:eastAsia="Times New Roman" w:hAnsi="Times New Roman" w:cs="Times New Roman"/>
          <w:color w:val="auto"/>
          <w:sz w:val="24"/>
          <w:szCs w:val="24"/>
        </w:rPr>
        <w:t xml:space="preserve"> không thể tiếp tục thực hiện Hợp đồng do các nguyên nhân bất khả kháng như quy định tại Điều </w:t>
      </w:r>
      <w:r w:rsidR="00907A3A" w:rsidRPr="00D73CEB">
        <w:rPr>
          <w:rFonts w:ascii="Times New Roman" w:eastAsia="Times New Roman" w:hAnsi="Times New Roman" w:cs="Times New Roman"/>
          <w:color w:val="auto"/>
          <w:sz w:val="24"/>
          <w:szCs w:val="24"/>
        </w:rPr>
        <w:t>7</w:t>
      </w:r>
      <w:r w:rsidRPr="00D73CEB">
        <w:rPr>
          <w:rFonts w:ascii="Times New Roman" w:eastAsia="Times New Roman" w:hAnsi="Times New Roman" w:cs="Times New Roman"/>
          <w:color w:val="auto"/>
          <w:sz w:val="24"/>
          <w:szCs w:val="24"/>
        </w:rPr>
        <w:t xml:space="preserve"> của Hợp đồng và yêu cầu chấm dứt bằng văn bản;</w:t>
      </w:r>
    </w:p>
    <w:p w14:paraId="2CCC4D7F" w14:textId="23914B38" w:rsidR="000F2D28" w:rsidRPr="00D73CEB" w:rsidRDefault="000F2D28" w:rsidP="001179D0">
      <w:pPr>
        <w:pStyle w:val="ListParagraph"/>
        <w:numPr>
          <w:ilvl w:val="2"/>
          <w:numId w:val="29"/>
        </w:numPr>
        <w:spacing w:before="40" w:after="40" w:line="288" w:lineRule="auto"/>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 xml:space="preserve">Hết thời hạn quy định thỏa thuận theo Hợp đồng và một </w:t>
      </w:r>
      <w:r w:rsidR="00845C1C" w:rsidRPr="00D73CEB">
        <w:rPr>
          <w:rFonts w:ascii="Times New Roman" w:eastAsia="Times New Roman" w:hAnsi="Times New Roman" w:cs="Times New Roman"/>
          <w:color w:val="auto"/>
          <w:sz w:val="24"/>
          <w:szCs w:val="24"/>
        </w:rPr>
        <w:t>Bên</w:t>
      </w:r>
      <w:r w:rsidRPr="00D73CEB">
        <w:rPr>
          <w:rFonts w:ascii="Times New Roman" w:eastAsia="Times New Roman" w:hAnsi="Times New Roman" w:cs="Times New Roman"/>
          <w:color w:val="auto"/>
          <w:sz w:val="24"/>
          <w:szCs w:val="24"/>
        </w:rPr>
        <w:t xml:space="preserve"> có văn bản yêu cầu không tiếp tục gia hạn Hợp đồng;</w:t>
      </w:r>
    </w:p>
    <w:p w14:paraId="20BCFAB5" w14:textId="152FCC0A" w:rsidR="00620E9C" w:rsidRPr="00D73CEB" w:rsidRDefault="00620E9C" w:rsidP="001179D0">
      <w:pPr>
        <w:numPr>
          <w:ilvl w:val="1"/>
          <w:numId w:val="29"/>
        </w:numPr>
        <w:tabs>
          <w:tab w:val="left" w:pos="720"/>
        </w:tabs>
        <w:suppressAutoHyphens/>
        <w:spacing w:before="40" w:after="40" w:line="288" w:lineRule="auto"/>
        <w:ind w:left="709" w:hanging="709"/>
        <w:jc w:val="both"/>
        <w:rPr>
          <w:rFonts w:ascii="Times New Roman" w:hAnsi="Times New Roman"/>
          <w:b/>
          <w:sz w:val="24"/>
          <w:szCs w:val="24"/>
        </w:rPr>
      </w:pPr>
      <w:r w:rsidRPr="00D73CEB">
        <w:rPr>
          <w:rFonts w:ascii="Times New Roman" w:hAnsi="Times New Roman"/>
          <w:b/>
          <w:sz w:val="24"/>
          <w:szCs w:val="24"/>
        </w:rPr>
        <w:t>Đơn phương chấm dứt Hợp đồng:</w:t>
      </w:r>
    </w:p>
    <w:p w14:paraId="4A74CDDE" w14:textId="5097EE86" w:rsidR="004C7738" w:rsidRPr="00D73CEB" w:rsidRDefault="004C7738" w:rsidP="004C7738">
      <w:pPr>
        <w:pStyle w:val="ListParagraph"/>
        <w:numPr>
          <w:ilvl w:val="2"/>
          <w:numId w:val="29"/>
        </w:numPr>
        <w:spacing w:before="40" w:after="40" w:line="288" w:lineRule="auto"/>
        <w:contextualSpacing w:val="0"/>
        <w:jc w:val="both"/>
        <w:rPr>
          <w:rFonts w:ascii="Times New Roman" w:eastAsia="Times New Roman" w:hAnsi="Times New Roman" w:cs="Times New Roman"/>
          <w:color w:val="auto"/>
          <w:sz w:val="24"/>
          <w:szCs w:val="24"/>
        </w:rPr>
      </w:pPr>
      <w:r w:rsidRPr="00D73CEB">
        <w:rPr>
          <w:rFonts w:ascii="Times New Roman" w:eastAsia="Times New Roman" w:hAnsi="Times New Roman" w:cs="Times New Roman"/>
          <w:color w:val="auto"/>
          <w:sz w:val="24"/>
          <w:szCs w:val="24"/>
        </w:rPr>
        <w:t xml:space="preserve">Một Bên có quyền đơn phương chấm dứt Hợp đồng trong trường hợp Bên còn lại vi phạm Hợp đồng và không tiến hành khắc phục trong thời hạn 05 ngày làm việc kể từ ngày nhận được phản ánh từ Bên </w:t>
      </w:r>
      <w:ins w:id="15" w:author="Thach, Pham Ngoc (HLV)" w:date="2025-05-20T15:03:00Z">
        <w:r w:rsidR="009A6230">
          <w:rPr>
            <w:rFonts w:ascii="Times New Roman" w:eastAsia="Times New Roman" w:hAnsi="Times New Roman" w:cs="Times New Roman"/>
            <w:color w:val="auto"/>
            <w:sz w:val="24"/>
            <w:szCs w:val="24"/>
          </w:rPr>
          <w:t>b</w:t>
        </w:r>
      </w:ins>
      <w:del w:id="16" w:author="Thach, Pham Ngoc (HLV)" w:date="2025-05-20T15:03:00Z">
        <w:r w:rsidRPr="00D73CEB" w:rsidDel="009A6230">
          <w:rPr>
            <w:rFonts w:ascii="Times New Roman" w:eastAsia="Times New Roman" w:hAnsi="Times New Roman" w:cs="Times New Roman"/>
            <w:color w:val="auto"/>
            <w:sz w:val="24"/>
            <w:szCs w:val="24"/>
          </w:rPr>
          <w:delText>B</w:delText>
        </w:r>
      </w:del>
      <w:r w:rsidRPr="00D73CEB">
        <w:rPr>
          <w:rFonts w:ascii="Times New Roman" w:eastAsia="Times New Roman" w:hAnsi="Times New Roman" w:cs="Times New Roman"/>
          <w:color w:val="auto"/>
          <w:sz w:val="24"/>
          <w:szCs w:val="24"/>
        </w:rPr>
        <w:t xml:space="preserve">ị vi phạm. </w:t>
      </w:r>
    </w:p>
    <w:p w14:paraId="7E0A9370" w14:textId="63BA8BE4" w:rsidR="004C7738" w:rsidRPr="00D73CEB" w:rsidRDefault="004C7738" w:rsidP="004C7738">
      <w:pPr>
        <w:pStyle w:val="ListParagraph"/>
        <w:numPr>
          <w:ilvl w:val="2"/>
          <w:numId w:val="29"/>
        </w:numPr>
        <w:spacing w:before="40" w:after="40" w:line="288" w:lineRule="auto"/>
        <w:contextualSpacing w:val="0"/>
        <w:jc w:val="both"/>
        <w:rPr>
          <w:rFonts w:ascii="Times New Roman" w:eastAsia="Times New Roman" w:hAnsi="Times New Roman" w:cs="Times New Roman"/>
          <w:color w:val="auto"/>
          <w:sz w:val="24"/>
          <w:szCs w:val="24"/>
        </w:rPr>
      </w:pPr>
      <w:r w:rsidRPr="00D73CEB">
        <w:rPr>
          <w:rFonts w:ascii="Times New Roman" w:hAnsi="Times New Roman" w:cs="Times New Roman"/>
          <w:color w:val="auto"/>
          <w:sz w:val="24"/>
          <w:szCs w:val="24"/>
        </w:rPr>
        <w:t xml:space="preserve">Trong trường hợp </w:t>
      </w:r>
      <w:del w:id="17" w:author="Thuy Tien PCDN" w:date="2025-05-24T10:01:00Z">
        <w:r w:rsidRPr="00D73CEB" w:rsidDel="0059657D">
          <w:rPr>
            <w:rFonts w:ascii="Times New Roman" w:hAnsi="Times New Roman" w:cs="Times New Roman"/>
            <w:color w:val="auto"/>
            <w:sz w:val="24"/>
            <w:szCs w:val="24"/>
          </w:rPr>
          <w:delText>Bên A</w:delText>
        </w:r>
      </w:del>
      <w:ins w:id="18" w:author="Thuy Tien PCDN" w:date="2025-05-24T10:01:00Z">
        <w:r w:rsidR="0059657D">
          <w:rPr>
            <w:rFonts w:ascii="Times New Roman" w:hAnsi="Times New Roman" w:cs="Times New Roman"/>
            <w:color w:val="auto"/>
            <w:sz w:val="24"/>
            <w:szCs w:val="24"/>
          </w:rPr>
          <w:t>một trong các Bên</w:t>
        </w:r>
      </w:ins>
      <w:r w:rsidRPr="00D73CEB">
        <w:rPr>
          <w:rFonts w:ascii="Times New Roman" w:hAnsi="Times New Roman" w:cs="Times New Roman"/>
          <w:color w:val="auto"/>
          <w:sz w:val="24"/>
          <w:szCs w:val="24"/>
        </w:rPr>
        <w:t xml:space="preserve"> đơn phương chấm dứt Hợp đồng trước thời hạn mà không do lỗi của Bên B thì Bên B không có nghĩa vụ hoàn lại một phần hoặc toàn bộ cước phí Bên A đã thanh toán. Phần công việc đã hoàn thành tương đương với số tiền Bên A đã thanh toán cho Bên B sẽ đương nhiên thuộc quyền sử dụng của Bên A.</w:t>
      </w:r>
    </w:p>
    <w:p w14:paraId="76C72F10" w14:textId="60BD264C" w:rsidR="004C7738" w:rsidRPr="0059657D" w:rsidDel="00EC1345" w:rsidRDefault="004C7738" w:rsidP="00EC1345">
      <w:pPr>
        <w:pStyle w:val="ListParagraph"/>
        <w:numPr>
          <w:ilvl w:val="2"/>
          <w:numId w:val="29"/>
        </w:numPr>
        <w:spacing w:before="40" w:after="40" w:line="288" w:lineRule="auto"/>
        <w:contextualSpacing w:val="0"/>
        <w:jc w:val="both"/>
        <w:rPr>
          <w:del w:id="19" w:author="Thach, Pham Ngoc (HLV)" w:date="2025-05-20T15:05:00Z"/>
          <w:rFonts w:ascii="Times New Roman" w:eastAsia="Times New Roman" w:hAnsi="Times New Roman" w:cs="Times New Roman"/>
          <w:color w:val="auto"/>
          <w:sz w:val="24"/>
          <w:szCs w:val="24"/>
        </w:rPr>
      </w:pPr>
      <w:r w:rsidRPr="00EC1345">
        <w:rPr>
          <w:rFonts w:ascii="Times New Roman" w:hAnsi="Times New Roman" w:cs="Times New Roman"/>
          <w:color w:val="auto"/>
          <w:sz w:val="24"/>
          <w:szCs w:val="24"/>
        </w:rPr>
        <w:t xml:space="preserve">Trường hợp </w:t>
      </w:r>
      <w:del w:id="20" w:author="Thuy Tien PCDN" w:date="2025-05-24T10:01:00Z">
        <w:r w:rsidRPr="00EC1345" w:rsidDel="0059657D">
          <w:rPr>
            <w:rFonts w:ascii="Times New Roman" w:hAnsi="Times New Roman" w:cs="Times New Roman"/>
            <w:color w:val="auto"/>
            <w:sz w:val="24"/>
            <w:szCs w:val="24"/>
          </w:rPr>
          <w:delText>Bên B là bên vi phạm dẫn đến việc Bên A</w:delText>
        </w:r>
      </w:del>
      <w:ins w:id="21" w:author="Thuy Tien PCDN" w:date="2025-05-24T10:01:00Z">
        <w:r w:rsidR="0059657D">
          <w:rPr>
            <w:rFonts w:ascii="Times New Roman" w:hAnsi="Times New Roman" w:cs="Times New Roman"/>
            <w:color w:val="auto"/>
            <w:sz w:val="24"/>
            <w:szCs w:val="24"/>
          </w:rPr>
          <w:t>một trong các Bên</w:t>
        </w:r>
      </w:ins>
      <w:r w:rsidRPr="00EC1345">
        <w:rPr>
          <w:rFonts w:ascii="Times New Roman" w:hAnsi="Times New Roman" w:cs="Times New Roman"/>
          <w:color w:val="auto"/>
          <w:sz w:val="24"/>
          <w:szCs w:val="24"/>
        </w:rPr>
        <w:t xml:space="preserve"> đơn phương chấm dứt Hợp đồng</w:t>
      </w:r>
      <w:ins w:id="22" w:author="Thuy Tien PCDN" w:date="2025-05-24T10:01:00Z">
        <w:r w:rsidR="0059657D">
          <w:rPr>
            <w:rFonts w:ascii="Times New Roman" w:hAnsi="Times New Roman" w:cs="Times New Roman"/>
            <w:color w:val="auto"/>
            <w:sz w:val="24"/>
            <w:szCs w:val="24"/>
          </w:rPr>
          <w:t xml:space="preserve"> do lỗi của Bên B</w:t>
        </w:r>
      </w:ins>
      <w:r w:rsidRPr="00EC1345">
        <w:rPr>
          <w:rFonts w:ascii="Times New Roman" w:hAnsi="Times New Roman" w:cs="Times New Roman"/>
          <w:color w:val="auto"/>
          <w:sz w:val="24"/>
          <w:szCs w:val="24"/>
        </w:rPr>
        <w:t>: Bên B phải hoàn trả lại toàn bộ cước phí dịch vụ Bên A đã thanh toán mà chưa được sử dụng. Phần công việc đã hoàn thành tương đương với số tiền Bên A đã thanh toán cho Bên B sẽ đương nhiên thuộc quyền sử dụng của Bên A.</w:t>
      </w:r>
      <w:ins w:id="23" w:author="Thach, Pham Ngoc (HLV)" w:date="2025-05-20T15:04:00Z">
        <w:r w:rsidR="0075421E" w:rsidRPr="00EC1345">
          <w:rPr>
            <w:rFonts w:ascii="Times New Roman" w:hAnsi="Times New Roman" w:cs="Times New Roman"/>
            <w:color w:val="auto"/>
            <w:sz w:val="24"/>
            <w:szCs w:val="24"/>
          </w:rPr>
          <w:t xml:space="preserve"> </w:t>
        </w:r>
      </w:ins>
      <w:ins w:id="24" w:author="Thach, Pham Ngoc (HLV)" w:date="2025-05-20T15:05:00Z">
        <w:r w:rsidR="00EC1345" w:rsidRPr="00EC1345">
          <w:rPr>
            <w:rFonts w:ascii="Times New Roman" w:hAnsi="Times New Roman" w:cs="Times New Roman"/>
            <w:color w:val="auto"/>
            <w:sz w:val="24"/>
            <w:szCs w:val="24"/>
          </w:rPr>
          <w:t xml:space="preserve">Trong trường hợp này </w:t>
        </w:r>
      </w:ins>
      <w:ins w:id="25" w:author="Thach, Pham Ngoc (HLV)" w:date="2025-05-20T15:04:00Z">
        <w:r w:rsidR="0075421E" w:rsidRPr="00EC1345">
          <w:rPr>
            <w:rFonts w:ascii="Times New Roman" w:hAnsi="Times New Roman" w:cs="Times New Roman"/>
            <w:color w:val="auto"/>
            <w:sz w:val="24"/>
            <w:szCs w:val="24"/>
          </w:rPr>
          <w:t>Bên A có quyền yêu cầu</w:t>
        </w:r>
      </w:ins>
      <w:ins w:id="26" w:author="Thach, Pham Ngoc (HLV)" w:date="2025-05-20T15:05:00Z">
        <w:r w:rsidR="00EC1345" w:rsidRPr="00EC1345">
          <w:rPr>
            <w:rFonts w:ascii="Times New Roman" w:hAnsi="Times New Roman" w:cs="Times New Roman"/>
            <w:color w:val="auto"/>
            <w:sz w:val="24"/>
            <w:szCs w:val="24"/>
          </w:rPr>
          <w:t xml:space="preserve"> </w:t>
        </w:r>
        <w:r w:rsidR="00EC1345">
          <w:rPr>
            <w:rFonts w:ascii="Times New Roman" w:hAnsi="Times New Roman" w:cs="Times New Roman"/>
            <w:color w:val="auto"/>
            <w:sz w:val="24"/>
            <w:szCs w:val="24"/>
          </w:rPr>
          <w:t>Bên B bồi thường</w:t>
        </w:r>
      </w:ins>
      <w:ins w:id="27" w:author="Thach, Pham Ngoc (HLV)" w:date="2025-05-20T15:04:00Z">
        <w:r w:rsidR="0075421E" w:rsidRPr="0059657D">
          <w:rPr>
            <w:rFonts w:ascii="Times New Roman" w:hAnsi="Times New Roman"/>
            <w:sz w:val="24"/>
            <w:szCs w:val="24"/>
          </w:rPr>
          <w:t xml:space="preserve"> thiệt hại </w:t>
        </w:r>
      </w:ins>
      <w:ins w:id="28" w:author="Thach, Pham Ngoc (HLV)" w:date="2025-05-20T15:05:00Z">
        <w:r w:rsidR="00EC1345">
          <w:rPr>
            <w:rFonts w:ascii="Times New Roman" w:hAnsi="Times New Roman"/>
            <w:sz w:val="24"/>
            <w:szCs w:val="24"/>
          </w:rPr>
          <w:t xml:space="preserve">theo quy định tại Điều 11 của Hợp đồng này. </w:t>
        </w:r>
      </w:ins>
    </w:p>
    <w:p w14:paraId="2A565DB3" w14:textId="77777777" w:rsidR="00620E9C" w:rsidRPr="00EC1345" w:rsidRDefault="00620E9C" w:rsidP="0059657D">
      <w:pPr>
        <w:pStyle w:val="ListParagraph"/>
        <w:rPr>
          <w:b/>
        </w:rPr>
      </w:pPr>
    </w:p>
    <w:p w14:paraId="21160C8B" w14:textId="448AED43" w:rsidR="000F2D28" w:rsidRPr="00D73CEB" w:rsidRDefault="000F2D28" w:rsidP="001179D0">
      <w:pPr>
        <w:numPr>
          <w:ilvl w:val="1"/>
          <w:numId w:val="29"/>
        </w:numPr>
        <w:tabs>
          <w:tab w:val="left" w:pos="720"/>
        </w:tabs>
        <w:suppressAutoHyphens/>
        <w:spacing w:before="40" w:after="40" w:line="288" w:lineRule="auto"/>
        <w:ind w:left="709" w:hanging="709"/>
        <w:jc w:val="both"/>
        <w:rPr>
          <w:rFonts w:ascii="Times New Roman" w:hAnsi="Times New Roman"/>
          <w:b/>
          <w:sz w:val="24"/>
          <w:szCs w:val="24"/>
        </w:rPr>
      </w:pPr>
      <w:r w:rsidRPr="00D73CEB">
        <w:rPr>
          <w:rFonts w:ascii="Times New Roman" w:hAnsi="Times New Roman"/>
          <w:b/>
          <w:sz w:val="24"/>
          <w:szCs w:val="24"/>
        </w:rPr>
        <w:t>Thanh lý hợp đồng</w:t>
      </w:r>
    </w:p>
    <w:p w14:paraId="65EBF979" w14:textId="071DDE26" w:rsidR="000F2D28" w:rsidRPr="00D73CEB" w:rsidRDefault="000F2D28" w:rsidP="00907A3A">
      <w:pPr>
        <w:spacing w:before="40" w:after="40" w:line="288" w:lineRule="auto"/>
        <w:ind w:left="720"/>
        <w:jc w:val="both"/>
        <w:rPr>
          <w:rFonts w:ascii="Times New Roman" w:hAnsi="Times New Roman"/>
          <w:sz w:val="24"/>
          <w:szCs w:val="24"/>
        </w:rPr>
      </w:pPr>
      <w:r w:rsidRPr="00D73CEB">
        <w:rPr>
          <w:rFonts w:ascii="Times New Roman" w:hAnsi="Times New Roman"/>
          <w:sz w:val="24"/>
          <w:szCs w:val="24"/>
        </w:rPr>
        <w:lastRenderedPageBreak/>
        <w:t xml:space="preserve">Khi Hợp đồng kết thúc, nếu một trong hai </w:t>
      </w:r>
      <w:r w:rsidR="00845C1C" w:rsidRPr="00D73CEB">
        <w:rPr>
          <w:rFonts w:ascii="Times New Roman" w:hAnsi="Times New Roman"/>
          <w:sz w:val="24"/>
          <w:szCs w:val="24"/>
        </w:rPr>
        <w:t>Bên</w:t>
      </w:r>
      <w:r w:rsidRPr="00D73CEB">
        <w:rPr>
          <w:rFonts w:ascii="Times New Roman" w:hAnsi="Times New Roman"/>
          <w:sz w:val="24"/>
          <w:szCs w:val="24"/>
        </w:rPr>
        <w:t xml:space="preserve"> không có nhu cầu tiếp tục gia hạn, Hợp đồng sẽ tự động thanh lý sau 30</w:t>
      </w:r>
      <w:r w:rsidR="000D677F" w:rsidRPr="00D73CEB">
        <w:rPr>
          <w:rFonts w:ascii="Times New Roman" w:hAnsi="Times New Roman"/>
          <w:sz w:val="24"/>
          <w:szCs w:val="24"/>
        </w:rPr>
        <w:t xml:space="preserve"> (ba mươi)</w:t>
      </w:r>
      <w:r w:rsidRPr="00D73CEB">
        <w:rPr>
          <w:rFonts w:ascii="Times New Roman" w:hAnsi="Times New Roman"/>
          <w:sz w:val="24"/>
          <w:szCs w:val="24"/>
        </w:rPr>
        <w:t xml:space="preserve"> ngày kể từ khi </w:t>
      </w:r>
      <w:r w:rsidR="001665DF" w:rsidRPr="00D73CEB">
        <w:rPr>
          <w:rFonts w:ascii="Times New Roman" w:hAnsi="Times New Roman"/>
          <w:sz w:val="24"/>
          <w:szCs w:val="24"/>
          <w:lang w:val="vi-VN"/>
        </w:rPr>
        <w:t>c</w:t>
      </w:r>
      <w:r w:rsidRPr="00D73CEB">
        <w:rPr>
          <w:rFonts w:ascii="Times New Roman" w:hAnsi="Times New Roman"/>
          <w:sz w:val="24"/>
          <w:szCs w:val="24"/>
        </w:rPr>
        <w:t xml:space="preserve">ác </w:t>
      </w:r>
      <w:r w:rsidR="00845C1C" w:rsidRPr="00D73CEB">
        <w:rPr>
          <w:rFonts w:ascii="Times New Roman" w:hAnsi="Times New Roman"/>
          <w:sz w:val="24"/>
          <w:szCs w:val="24"/>
        </w:rPr>
        <w:t>Bên</w:t>
      </w:r>
      <w:r w:rsidRPr="00D73CEB">
        <w:rPr>
          <w:rFonts w:ascii="Times New Roman" w:hAnsi="Times New Roman"/>
          <w:sz w:val="24"/>
          <w:szCs w:val="24"/>
        </w:rPr>
        <w:t xml:space="preserve"> hoàn thành mọi trách nhiệm của mình theo quy định tại Hợp đ</w:t>
      </w:r>
      <w:r w:rsidR="001665DF" w:rsidRPr="00D73CEB">
        <w:rPr>
          <w:rFonts w:ascii="Times New Roman" w:hAnsi="Times New Roman"/>
          <w:sz w:val="24"/>
          <w:szCs w:val="24"/>
        </w:rPr>
        <w:t xml:space="preserve">ồng này mà </w:t>
      </w:r>
      <w:r w:rsidR="001665DF" w:rsidRPr="00D73CEB">
        <w:rPr>
          <w:rFonts w:ascii="Times New Roman" w:hAnsi="Times New Roman"/>
          <w:sz w:val="24"/>
          <w:szCs w:val="24"/>
          <w:lang w:val="vi-VN"/>
        </w:rPr>
        <w:t>c</w:t>
      </w:r>
      <w:r w:rsidRPr="00D73CEB">
        <w:rPr>
          <w:rFonts w:ascii="Times New Roman" w:hAnsi="Times New Roman"/>
          <w:sz w:val="24"/>
          <w:szCs w:val="24"/>
        </w:rPr>
        <w:t xml:space="preserve">ác </w:t>
      </w:r>
      <w:r w:rsidR="00845C1C" w:rsidRPr="00D73CEB">
        <w:rPr>
          <w:rFonts w:ascii="Times New Roman" w:hAnsi="Times New Roman"/>
          <w:sz w:val="24"/>
          <w:szCs w:val="24"/>
        </w:rPr>
        <w:t>Bên</w:t>
      </w:r>
      <w:r w:rsidRPr="00D73CEB">
        <w:rPr>
          <w:rFonts w:ascii="Times New Roman" w:hAnsi="Times New Roman"/>
          <w:sz w:val="24"/>
          <w:szCs w:val="24"/>
        </w:rPr>
        <w:t xml:space="preserve"> không có ý kiến, yêu cầu nào khác.</w:t>
      </w:r>
    </w:p>
    <w:p w14:paraId="28CE9404" w14:textId="574970F7" w:rsidR="000F2D28" w:rsidRPr="00D73CEB" w:rsidRDefault="000F2D28" w:rsidP="00907A3A">
      <w:pPr>
        <w:spacing w:before="40" w:after="40" w:line="288" w:lineRule="auto"/>
        <w:ind w:left="720"/>
        <w:jc w:val="both"/>
        <w:rPr>
          <w:rFonts w:ascii="Times New Roman" w:hAnsi="Times New Roman"/>
          <w:sz w:val="24"/>
          <w:szCs w:val="24"/>
        </w:rPr>
      </w:pPr>
      <w:r w:rsidRPr="00D73CEB">
        <w:rPr>
          <w:rFonts w:ascii="Times New Roman" w:hAnsi="Times New Roman"/>
          <w:sz w:val="24"/>
          <w:szCs w:val="24"/>
        </w:rPr>
        <w:t xml:space="preserve">Trường hợp các </w:t>
      </w:r>
      <w:r w:rsidR="00845C1C" w:rsidRPr="00D73CEB">
        <w:rPr>
          <w:rFonts w:ascii="Times New Roman" w:hAnsi="Times New Roman"/>
          <w:sz w:val="24"/>
          <w:szCs w:val="24"/>
        </w:rPr>
        <w:t>Bên</w:t>
      </w:r>
      <w:r w:rsidRPr="00D73CEB">
        <w:rPr>
          <w:rFonts w:ascii="Times New Roman" w:hAnsi="Times New Roman"/>
          <w:sz w:val="24"/>
          <w:szCs w:val="24"/>
        </w:rPr>
        <w:t xml:space="preserve"> có thỏa thuận khác thì sẽ được lập thành văn bản có xác nhận của hai </w:t>
      </w:r>
      <w:r w:rsidR="00845C1C" w:rsidRPr="00D73CEB">
        <w:rPr>
          <w:rFonts w:ascii="Times New Roman" w:hAnsi="Times New Roman"/>
          <w:sz w:val="24"/>
          <w:szCs w:val="24"/>
        </w:rPr>
        <w:t>Bên</w:t>
      </w:r>
      <w:r w:rsidRPr="00D73CEB">
        <w:rPr>
          <w:rFonts w:ascii="Times New Roman" w:hAnsi="Times New Roman"/>
          <w:sz w:val="24"/>
          <w:szCs w:val="24"/>
        </w:rPr>
        <w:t xml:space="preserve"> hoặc thông báo qua email bởi người đại diện pháp lý của hai </w:t>
      </w:r>
      <w:r w:rsidR="00845C1C" w:rsidRPr="00D73CEB">
        <w:rPr>
          <w:rFonts w:ascii="Times New Roman" w:hAnsi="Times New Roman"/>
          <w:sz w:val="24"/>
          <w:szCs w:val="24"/>
        </w:rPr>
        <w:t>Bên</w:t>
      </w:r>
      <w:r w:rsidRPr="00D73CEB">
        <w:rPr>
          <w:rFonts w:ascii="Times New Roman" w:hAnsi="Times New Roman"/>
          <w:sz w:val="24"/>
          <w:szCs w:val="24"/>
        </w:rPr>
        <w:t xml:space="preserve"> và là một phần không tách rời với Hợp đồng.</w:t>
      </w:r>
    </w:p>
    <w:p w14:paraId="18111700" w14:textId="4EF2427D" w:rsidR="000F2D28" w:rsidRPr="00D73CEB" w:rsidRDefault="000F2D28" w:rsidP="00907A3A">
      <w:pPr>
        <w:spacing w:before="40" w:after="40" w:line="288" w:lineRule="auto"/>
        <w:jc w:val="both"/>
        <w:rPr>
          <w:rFonts w:ascii="Times New Roman" w:hAnsi="Times New Roman"/>
          <w:b/>
          <w:sz w:val="24"/>
          <w:szCs w:val="24"/>
          <w:highlight w:val="yellow"/>
        </w:rPr>
      </w:pPr>
      <w:r w:rsidRPr="00D73CEB">
        <w:rPr>
          <w:rFonts w:ascii="Times New Roman" w:hAnsi="Times New Roman"/>
          <w:b/>
          <w:sz w:val="24"/>
          <w:szCs w:val="24"/>
        </w:rPr>
        <w:t xml:space="preserve">Điều </w:t>
      </w:r>
      <w:r w:rsidR="0082198A" w:rsidRPr="00D73CEB">
        <w:rPr>
          <w:rFonts w:ascii="Times New Roman" w:hAnsi="Times New Roman"/>
          <w:b/>
          <w:sz w:val="24"/>
          <w:szCs w:val="24"/>
        </w:rPr>
        <w:t>6</w:t>
      </w:r>
      <w:r w:rsidRPr="00D73CEB">
        <w:rPr>
          <w:rFonts w:ascii="Times New Roman" w:hAnsi="Times New Roman"/>
          <w:b/>
          <w:sz w:val="24"/>
          <w:szCs w:val="24"/>
        </w:rPr>
        <w:t>: Thời hạn Hợp đồng</w:t>
      </w:r>
    </w:p>
    <w:p w14:paraId="62AC21A8" w14:textId="0421AB40" w:rsidR="000F2D28" w:rsidRPr="00D73CEB" w:rsidRDefault="00990A19" w:rsidP="00907A3A">
      <w:pPr>
        <w:suppressAutoHyphens/>
        <w:spacing w:before="40" w:after="40" w:line="288" w:lineRule="auto"/>
        <w:ind w:left="720"/>
        <w:jc w:val="both"/>
        <w:rPr>
          <w:rFonts w:ascii="Times New Roman" w:hAnsi="Times New Roman"/>
          <w:sz w:val="24"/>
          <w:szCs w:val="24"/>
        </w:rPr>
      </w:pPr>
      <w:r w:rsidRPr="00D73CEB">
        <w:rPr>
          <w:rFonts w:ascii="Times New Roman" w:eastAsia="Calibri" w:hAnsi="Times New Roman"/>
          <w:sz w:val="24"/>
          <w:szCs w:val="24"/>
        </w:rPr>
        <w:t>Hợp đồng này có thời hạn 12 tháng kể từ ngày ký hoặc sẽ chấm dứt theo thời gian thực hiện dịch vụ theo thỏa thuận hai bên</w:t>
      </w:r>
      <w:r w:rsidR="00EB7E7C" w:rsidRPr="00D73CEB">
        <w:rPr>
          <w:rFonts w:ascii="Times New Roman" w:eastAsia="Calibri" w:hAnsi="Times New Roman"/>
          <w:sz w:val="24"/>
          <w:szCs w:val="24"/>
        </w:rPr>
        <w:t xml:space="preserve">. </w:t>
      </w:r>
      <w:r w:rsidR="00447B5F" w:rsidRPr="00D73CEB">
        <w:rPr>
          <w:rFonts w:ascii="Times New Roman" w:eastAsia="Calibri" w:hAnsi="Times New Roman"/>
          <w:sz w:val="24"/>
          <w:szCs w:val="24"/>
        </w:rPr>
        <w:t xml:space="preserve"> </w:t>
      </w:r>
    </w:p>
    <w:p w14:paraId="00940EE4" w14:textId="219A26D3"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 xml:space="preserve">Điều </w:t>
      </w:r>
      <w:r w:rsidR="003D4DF3" w:rsidRPr="00D73CEB">
        <w:rPr>
          <w:rFonts w:ascii="Times New Roman" w:hAnsi="Times New Roman"/>
          <w:b/>
          <w:sz w:val="24"/>
          <w:szCs w:val="24"/>
        </w:rPr>
        <w:t>7</w:t>
      </w:r>
      <w:r w:rsidRPr="00D73CEB">
        <w:rPr>
          <w:rFonts w:ascii="Times New Roman" w:hAnsi="Times New Roman"/>
          <w:b/>
          <w:sz w:val="24"/>
          <w:szCs w:val="24"/>
        </w:rPr>
        <w:t>: Các trường hợp bất khả kháng</w:t>
      </w:r>
    </w:p>
    <w:p w14:paraId="4B0BE0AC" w14:textId="4BA7A155" w:rsidR="000F2D28" w:rsidRPr="00D73CEB" w:rsidRDefault="000F2D28" w:rsidP="001179D0">
      <w:pPr>
        <w:pStyle w:val="ListParagraph"/>
        <w:numPr>
          <w:ilvl w:val="1"/>
          <w:numId w:val="30"/>
        </w:numPr>
        <w:spacing w:before="40" w:after="40" w:line="288" w:lineRule="auto"/>
        <w:ind w:left="709" w:hanging="709"/>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 xml:space="preserve">“Bất khả kháng” là các sự kiện bao gồm nhưng không giới hạn bởi thiên tai, hỏa hoạn, tai nạn, động đất, lũ lụt, </w:t>
      </w:r>
      <w:r w:rsidR="00315129" w:rsidRPr="00D73CEB">
        <w:rPr>
          <w:rFonts w:ascii="Times New Roman" w:hAnsi="Times New Roman" w:cs="Times New Roman"/>
          <w:bCs/>
          <w:color w:val="auto"/>
          <w:sz w:val="24"/>
          <w:szCs w:val="24"/>
        </w:rPr>
        <w:t xml:space="preserve">sự cố mạng lưới điện/mạng, sự kiện </w:t>
      </w:r>
      <w:r w:rsidRPr="00D73CEB">
        <w:rPr>
          <w:rFonts w:ascii="Times New Roman" w:hAnsi="Times New Roman" w:cs="Times New Roman"/>
          <w:bCs/>
          <w:color w:val="auto"/>
          <w:sz w:val="24"/>
          <w:szCs w:val="24"/>
        </w:rPr>
        <w:t xml:space="preserve">đình công, rối loạn, bạo động, nổi dậy, cấm vận, chiến tranh, sự thay đổi hoặc bổ sung, chấm dứt các quy định của pháp luật, các quy định hoặc các hành động của cơ quan nhà nước có thẩm quyền, hoặc bất kỳ sự kiện nào khác xảy ra một cách khách quan không thể lường trước được và không thể khắc phục được mặc dù đã áp dụng mọi biện pháp cần thiết và trong khả năng cho phép của các </w:t>
      </w:r>
      <w:r w:rsidR="00845C1C" w:rsidRPr="00D73CEB">
        <w:rPr>
          <w:rFonts w:ascii="Times New Roman" w:hAnsi="Times New Roman" w:cs="Times New Roman"/>
          <w:bCs/>
          <w:color w:val="auto"/>
          <w:sz w:val="24"/>
          <w:szCs w:val="24"/>
        </w:rPr>
        <w:t>Bên</w:t>
      </w:r>
      <w:r w:rsidRPr="00D73CEB">
        <w:rPr>
          <w:rFonts w:ascii="Times New Roman" w:hAnsi="Times New Roman" w:cs="Times New Roman"/>
          <w:bCs/>
          <w:color w:val="auto"/>
          <w:sz w:val="24"/>
          <w:szCs w:val="24"/>
        </w:rPr>
        <w:t xml:space="preserve"> làm ảnh hưởng tới việc thực hiện Hợp đồng;</w:t>
      </w:r>
    </w:p>
    <w:p w14:paraId="21B707E5" w14:textId="6568A0DB" w:rsidR="000F2D28" w:rsidRPr="00D73CEB" w:rsidRDefault="000F2D28" w:rsidP="001179D0">
      <w:pPr>
        <w:pStyle w:val="ListParagraph"/>
        <w:numPr>
          <w:ilvl w:val="1"/>
          <w:numId w:val="30"/>
        </w:numPr>
        <w:spacing w:before="40" w:after="40" w:line="288" w:lineRule="auto"/>
        <w:ind w:left="709" w:hanging="709"/>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 xml:space="preserve">Trong vòng 10 </w:t>
      </w:r>
      <w:r w:rsidR="000D677F" w:rsidRPr="00D73CEB">
        <w:rPr>
          <w:rFonts w:ascii="Times New Roman" w:hAnsi="Times New Roman" w:cs="Times New Roman"/>
          <w:bCs/>
          <w:color w:val="auto"/>
          <w:sz w:val="24"/>
          <w:szCs w:val="24"/>
        </w:rPr>
        <w:t xml:space="preserve">(mười) </w:t>
      </w:r>
      <w:r w:rsidRPr="00D73CEB">
        <w:rPr>
          <w:rFonts w:ascii="Times New Roman" w:hAnsi="Times New Roman" w:cs="Times New Roman"/>
          <w:bCs/>
          <w:color w:val="auto"/>
          <w:sz w:val="24"/>
          <w:szCs w:val="24"/>
        </w:rPr>
        <w:t xml:space="preserve">ngày làm việc kể từ ngày bắt đầu/ kết thúc sự kiện, các </w:t>
      </w:r>
      <w:r w:rsidR="00845C1C" w:rsidRPr="00D73CEB">
        <w:rPr>
          <w:rFonts w:ascii="Times New Roman" w:hAnsi="Times New Roman" w:cs="Times New Roman"/>
          <w:bCs/>
          <w:color w:val="auto"/>
          <w:sz w:val="24"/>
          <w:szCs w:val="24"/>
        </w:rPr>
        <w:t>Bên</w:t>
      </w:r>
      <w:r w:rsidRPr="00D73CEB">
        <w:rPr>
          <w:rFonts w:ascii="Times New Roman" w:hAnsi="Times New Roman" w:cs="Times New Roman"/>
          <w:bCs/>
          <w:color w:val="auto"/>
          <w:sz w:val="24"/>
          <w:szCs w:val="24"/>
        </w:rPr>
        <w:t xml:space="preserve"> có trách nhiệm giúp đỡ nhau tháo gỡ khó khăn phát sinh. Tùy tình hình thực tế hai </w:t>
      </w:r>
      <w:r w:rsidR="00845C1C" w:rsidRPr="00D73CEB">
        <w:rPr>
          <w:rFonts w:ascii="Times New Roman" w:hAnsi="Times New Roman" w:cs="Times New Roman"/>
          <w:bCs/>
          <w:color w:val="auto"/>
          <w:sz w:val="24"/>
          <w:szCs w:val="24"/>
        </w:rPr>
        <w:t>Bên</w:t>
      </w:r>
      <w:r w:rsidRPr="00D73CEB">
        <w:rPr>
          <w:rFonts w:ascii="Times New Roman" w:hAnsi="Times New Roman" w:cs="Times New Roman"/>
          <w:bCs/>
          <w:color w:val="auto"/>
          <w:sz w:val="24"/>
          <w:szCs w:val="24"/>
        </w:rPr>
        <w:t xml:space="preserve"> sẽ cũng bàn bạc để sửa đổi Hợp đồng cho phù hợp.</w:t>
      </w:r>
    </w:p>
    <w:p w14:paraId="05B6A03B" w14:textId="12392415"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 xml:space="preserve">Điều </w:t>
      </w:r>
      <w:r w:rsidR="003D4DF3" w:rsidRPr="00D73CEB">
        <w:rPr>
          <w:rFonts w:ascii="Times New Roman" w:hAnsi="Times New Roman"/>
          <w:b/>
          <w:sz w:val="24"/>
          <w:szCs w:val="24"/>
        </w:rPr>
        <w:t>8</w:t>
      </w:r>
      <w:r w:rsidRPr="00D73CEB">
        <w:rPr>
          <w:rFonts w:ascii="Times New Roman" w:hAnsi="Times New Roman"/>
          <w:b/>
          <w:sz w:val="24"/>
          <w:szCs w:val="24"/>
        </w:rPr>
        <w:t>: Bảo Mật</w:t>
      </w:r>
      <w:r w:rsidR="00444641" w:rsidRPr="00D73CEB">
        <w:rPr>
          <w:rFonts w:ascii="Times New Roman" w:hAnsi="Times New Roman"/>
          <w:b/>
          <w:sz w:val="24"/>
          <w:szCs w:val="24"/>
        </w:rPr>
        <w:t xml:space="preserve"> Dữ liệu</w:t>
      </w:r>
    </w:p>
    <w:p w14:paraId="4A2DA836" w14:textId="068A9D97" w:rsidR="000F2D28" w:rsidRPr="00D73CEB" w:rsidRDefault="00845C1C" w:rsidP="00907A3A">
      <w:pPr>
        <w:spacing w:before="40" w:after="40" w:line="288" w:lineRule="auto"/>
        <w:ind w:left="709"/>
        <w:jc w:val="both"/>
        <w:rPr>
          <w:rFonts w:ascii="Times New Roman" w:hAnsi="Times New Roman"/>
          <w:sz w:val="24"/>
          <w:szCs w:val="24"/>
        </w:rPr>
      </w:pPr>
      <w:r w:rsidRPr="00D73CEB">
        <w:rPr>
          <w:rFonts w:ascii="Times New Roman" w:hAnsi="Times New Roman"/>
          <w:sz w:val="24"/>
          <w:szCs w:val="24"/>
        </w:rPr>
        <w:t>Bên</w:t>
      </w:r>
      <w:r w:rsidR="000F2D28" w:rsidRPr="00D73CEB">
        <w:rPr>
          <w:rFonts w:ascii="Times New Roman" w:hAnsi="Times New Roman"/>
          <w:sz w:val="24"/>
          <w:szCs w:val="24"/>
        </w:rPr>
        <w:t xml:space="preserve"> B sẽ thực hiện và duy trì tất cả các biện pháp bảo vệ mang tính hành chính, vật lý và kỹ thuật để bảo vệ cho tính bảo mật và toàn vẹn đối với dữ liệu của </w:t>
      </w:r>
      <w:r w:rsidRPr="00D73CEB">
        <w:rPr>
          <w:rFonts w:ascii="Times New Roman" w:hAnsi="Times New Roman"/>
          <w:sz w:val="24"/>
          <w:szCs w:val="24"/>
        </w:rPr>
        <w:t>Bên</w:t>
      </w:r>
      <w:r w:rsidR="000F2D28" w:rsidRPr="00D73CEB">
        <w:rPr>
          <w:rFonts w:ascii="Times New Roman" w:hAnsi="Times New Roman"/>
          <w:sz w:val="24"/>
          <w:szCs w:val="24"/>
        </w:rPr>
        <w:t xml:space="preserve"> A. </w:t>
      </w:r>
      <w:r w:rsidRPr="00D73CEB">
        <w:rPr>
          <w:rFonts w:ascii="Times New Roman" w:hAnsi="Times New Roman"/>
          <w:sz w:val="24"/>
          <w:szCs w:val="24"/>
        </w:rPr>
        <w:t>Bên</w:t>
      </w:r>
      <w:r w:rsidR="000F2D28" w:rsidRPr="00D73CEB">
        <w:rPr>
          <w:rFonts w:ascii="Times New Roman" w:hAnsi="Times New Roman"/>
          <w:sz w:val="24"/>
          <w:szCs w:val="24"/>
        </w:rPr>
        <w:t xml:space="preserve"> B cam kết sẽ: </w:t>
      </w:r>
    </w:p>
    <w:p w14:paraId="5979C2AF" w14:textId="77777777" w:rsidR="003D4DF3" w:rsidRPr="00D73CEB" w:rsidRDefault="000F2D28" w:rsidP="001179D0">
      <w:pPr>
        <w:pStyle w:val="ListParagraph"/>
        <w:numPr>
          <w:ilvl w:val="1"/>
          <w:numId w:val="31"/>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bCs/>
          <w:color w:val="auto"/>
          <w:sz w:val="24"/>
          <w:szCs w:val="24"/>
        </w:rPr>
        <w:t xml:space="preserve">Không sửa đổi dữ liệu của </w:t>
      </w:r>
      <w:r w:rsidR="00845C1C" w:rsidRPr="00D73CEB">
        <w:rPr>
          <w:rFonts w:ascii="Times New Roman" w:hAnsi="Times New Roman" w:cs="Times New Roman"/>
          <w:bCs/>
          <w:color w:val="auto"/>
          <w:sz w:val="24"/>
          <w:szCs w:val="24"/>
        </w:rPr>
        <w:t>Bên</w:t>
      </w:r>
      <w:r w:rsidRPr="00D73CEB">
        <w:rPr>
          <w:rFonts w:ascii="Times New Roman" w:hAnsi="Times New Roman" w:cs="Times New Roman"/>
          <w:bCs/>
          <w:color w:val="auto"/>
          <w:sz w:val="24"/>
          <w:szCs w:val="24"/>
        </w:rPr>
        <w:t xml:space="preserve"> A</w:t>
      </w:r>
    </w:p>
    <w:p w14:paraId="5809DCE6" w14:textId="77777777" w:rsidR="003D4DF3" w:rsidRPr="00D73CEB" w:rsidRDefault="000F2D28" w:rsidP="001179D0">
      <w:pPr>
        <w:pStyle w:val="ListParagraph"/>
        <w:numPr>
          <w:ilvl w:val="1"/>
          <w:numId w:val="31"/>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Không tiết lộ dữ liệu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cho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thứ ba, trừ các trường hợp quy định tại Điều 3.2.3.</w:t>
      </w:r>
    </w:p>
    <w:p w14:paraId="49E752DA" w14:textId="52ACE95A" w:rsidR="000F2D28" w:rsidRPr="00D73CEB" w:rsidRDefault="000F2D28" w:rsidP="001179D0">
      <w:pPr>
        <w:pStyle w:val="ListParagraph"/>
        <w:numPr>
          <w:ilvl w:val="1"/>
          <w:numId w:val="31"/>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Không truy cập vào dữ liệu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trừ trường hợp khắc phục lỗi kỹ thuật hoặc theo yêu cầu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A khi sử dụng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hỗ trợ hoặc theo quy định tại Điều 3.2.3.</w:t>
      </w:r>
    </w:p>
    <w:p w14:paraId="4A624CA3" w14:textId="3D8A1285"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 xml:space="preserve">Điều </w:t>
      </w:r>
      <w:r w:rsidR="003D4DF3" w:rsidRPr="00D73CEB">
        <w:rPr>
          <w:rFonts w:ascii="Times New Roman" w:hAnsi="Times New Roman"/>
          <w:b/>
          <w:sz w:val="24"/>
          <w:szCs w:val="24"/>
        </w:rPr>
        <w:t>9:</w:t>
      </w:r>
      <w:r w:rsidRPr="00D73CEB">
        <w:rPr>
          <w:rFonts w:ascii="Times New Roman" w:hAnsi="Times New Roman"/>
          <w:b/>
          <w:sz w:val="24"/>
          <w:szCs w:val="24"/>
        </w:rPr>
        <w:t xml:space="preserve"> Đảm Bảo Bí Mật Thông Tin</w:t>
      </w:r>
    </w:p>
    <w:p w14:paraId="3822E215" w14:textId="4421F53F" w:rsidR="000F2D28" w:rsidRPr="00D73CEB" w:rsidRDefault="000F2D28" w:rsidP="001179D0">
      <w:pPr>
        <w:pStyle w:val="ListParagraph"/>
        <w:numPr>
          <w:ilvl w:val="1"/>
          <w:numId w:val="33"/>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Trong phạm vi của Hợp đồ</w:t>
      </w:r>
      <w:r w:rsidR="000D677F" w:rsidRPr="00D73CEB">
        <w:rPr>
          <w:rFonts w:ascii="Times New Roman" w:hAnsi="Times New Roman" w:cs="Times New Roman"/>
          <w:color w:val="auto"/>
          <w:sz w:val="24"/>
          <w:szCs w:val="24"/>
        </w:rPr>
        <w:t>ng này, “T</w:t>
      </w:r>
      <w:r w:rsidRPr="00D73CEB">
        <w:rPr>
          <w:rFonts w:ascii="Times New Roman" w:hAnsi="Times New Roman" w:cs="Times New Roman"/>
          <w:color w:val="auto"/>
          <w:sz w:val="24"/>
          <w:szCs w:val="24"/>
        </w:rPr>
        <w:t xml:space="preserve">hông tin bí mật” bao gồm: Dữ liệu của khách hàng, công nghệ độc quyền của mỗi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quy trình nghiệp vụ và các thông tin kỹ thuật của sản phẩm, thiết kế, và toàn bộ quá trình trao đổi giữa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liên quan đến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Bất kể những điều đã đề cập ở trên, “Thông tin bí mật” không bao gồm các thông tin mà:</w:t>
      </w:r>
    </w:p>
    <w:p w14:paraId="2D480371" w14:textId="70D8FBC2" w:rsidR="000F2D28" w:rsidRPr="00D73CEB" w:rsidRDefault="002D1B77" w:rsidP="001179D0">
      <w:pPr>
        <w:pStyle w:val="ListParagraph"/>
        <w:numPr>
          <w:ilvl w:val="0"/>
          <w:numId w:val="32"/>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Đã đ</w:t>
      </w:r>
      <w:r w:rsidR="000F2D28" w:rsidRPr="00D73CEB">
        <w:rPr>
          <w:rFonts w:ascii="Times New Roman" w:hAnsi="Times New Roman" w:cs="Times New Roman"/>
          <w:color w:val="auto"/>
          <w:sz w:val="24"/>
          <w:szCs w:val="24"/>
        </w:rPr>
        <w:t>ược công chúng biết tới</w:t>
      </w:r>
      <w:r w:rsidRPr="00D73CEB">
        <w:rPr>
          <w:rFonts w:ascii="Times New Roman" w:hAnsi="Times New Roman" w:cs="Times New Roman"/>
          <w:color w:val="auto"/>
          <w:sz w:val="24"/>
          <w:szCs w:val="24"/>
        </w:rPr>
        <w:t>;</w:t>
      </w:r>
    </w:p>
    <w:p w14:paraId="3EB8C84A" w14:textId="4F3F432D" w:rsidR="000F2D28" w:rsidRPr="00D73CEB" w:rsidRDefault="000F2D28" w:rsidP="001179D0">
      <w:pPr>
        <w:pStyle w:val="ListParagraph"/>
        <w:numPr>
          <w:ilvl w:val="0"/>
          <w:numId w:val="32"/>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Được công chúng biết tới không phải do lỗi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nhận thông tin</w:t>
      </w:r>
      <w:r w:rsidR="002D1B77" w:rsidRPr="00D73CEB">
        <w:rPr>
          <w:rFonts w:ascii="Times New Roman" w:hAnsi="Times New Roman" w:cs="Times New Roman"/>
          <w:color w:val="auto"/>
          <w:sz w:val="24"/>
          <w:szCs w:val="24"/>
        </w:rPr>
        <w:t>;</w:t>
      </w:r>
    </w:p>
    <w:p w14:paraId="51E8883D" w14:textId="4900FF5F" w:rsidR="000F2D28" w:rsidRPr="00D73CEB" w:rsidRDefault="000F2D28" w:rsidP="001179D0">
      <w:pPr>
        <w:pStyle w:val="ListParagraph"/>
        <w:numPr>
          <w:ilvl w:val="0"/>
          <w:numId w:val="32"/>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Dữ liệu tổng hợp trong đó không chứa bất kỳ thông tin cá nhân hoặc thông tin nào cụ thể của mỗi </w:t>
      </w:r>
      <w:r w:rsidR="00845C1C" w:rsidRPr="00D73CEB">
        <w:rPr>
          <w:rFonts w:ascii="Times New Roman" w:hAnsi="Times New Roman" w:cs="Times New Roman"/>
          <w:color w:val="auto"/>
          <w:sz w:val="24"/>
          <w:szCs w:val="24"/>
        </w:rPr>
        <w:t>Bên</w:t>
      </w:r>
      <w:r w:rsidR="002D1B77" w:rsidRPr="00D73CEB">
        <w:rPr>
          <w:rFonts w:ascii="Times New Roman" w:hAnsi="Times New Roman" w:cs="Times New Roman"/>
          <w:color w:val="auto"/>
          <w:sz w:val="24"/>
          <w:szCs w:val="24"/>
        </w:rPr>
        <w:t>;</w:t>
      </w:r>
    </w:p>
    <w:p w14:paraId="60BF5F54" w14:textId="63AAB977" w:rsidR="000F2D28" w:rsidRPr="00D73CEB" w:rsidRDefault="000F2D28" w:rsidP="001179D0">
      <w:pPr>
        <w:pStyle w:val="ListParagraph"/>
        <w:numPr>
          <w:ilvl w:val="1"/>
          <w:numId w:val="33"/>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Cả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thỏa thuận:</w:t>
      </w:r>
    </w:p>
    <w:p w14:paraId="28B90B2F" w14:textId="1DE21D0B" w:rsidR="000F2D28" w:rsidRPr="00D73CEB" w:rsidRDefault="000F2D28" w:rsidP="001179D0">
      <w:pPr>
        <w:pStyle w:val="ListParagraph"/>
        <w:numPr>
          <w:ilvl w:val="0"/>
          <w:numId w:val="34"/>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Thực hiện các biện pháp cần thiết</w:t>
      </w:r>
      <w:r w:rsidR="000D677F" w:rsidRPr="00D73CEB">
        <w:rPr>
          <w:rFonts w:ascii="Times New Roman" w:hAnsi="Times New Roman" w:cs="Times New Roman"/>
          <w:color w:val="auto"/>
          <w:sz w:val="24"/>
          <w:szCs w:val="24"/>
        </w:rPr>
        <w:t xml:space="preserve"> để giữ bí mật cho tất cả các “T</w:t>
      </w:r>
      <w:r w:rsidRPr="00D73CEB">
        <w:rPr>
          <w:rFonts w:ascii="Times New Roman" w:hAnsi="Times New Roman" w:cs="Times New Roman"/>
          <w:color w:val="auto"/>
          <w:sz w:val="24"/>
          <w:szCs w:val="24"/>
        </w:rPr>
        <w:t>hông tin bí mật”.</w:t>
      </w:r>
    </w:p>
    <w:p w14:paraId="5DEED29A" w14:textId="4AD0D9F2" w:rsidR="000F2D28" w:rsidRPr="00D73CEB" w:rsidRDefault="000F2D28" w:rsidP="001179D0">
      <w:pPr>
        <w:pStyle w:val="ListParagraph"/>
        <w:numPr>
          <w:ilvl w:val="0"/>
          <w:numId w:val="34"/>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Không sao chép, cung cấp một phần hay toàn bộ thông tin bảo mật cho bất kỳ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thứ ba khi chưa có sự chấp thuận của </w:t>
      </w:r>
      <w:r w:rsidR="00845C1C" w:rsidRPr="00D73CEB">
        <w:rPr>
          <w:rFonts w:ascii="Times New Roman" w:hAnsi="Times New Roman" w:cs="Times New Roman"/>
          <w:color w:val="auto"/>
          <w:sz w:val="24"/>
          <w:szCs w:val="24"/>
        </w:rPr>
        <w:t>Bên</w:t>
      </w:r>
      <w:r w:rsidR="000D677F" w:rsidRPr="00D73CEB">
        <w:rPr>
          <w:rFonts w:ascii="Times New Roman" w:hAnsi="Times New Roman" w:cs="Times New Roman"/>
          <w:color w:val="auto"/>
          <w:sz w:val="24"/>
          <w:szCs w:val="24"/>
        </w:rPr>
        <w:t xml:space="preserve"> có quyền sở hữu đối với “T</w:t>
      </w:r>
      <w:r w:rsidRPr="00D73CEB">
        <w:rPr>
          <w:rFonts w:ascii="Times New Roman" w:hAnsi="Times New Roman" w:cs="Times New Roman"/>
          <w:color w:val="auto"/>
          <w:sz w:val="24"/>
          <w:szCs w:val="24"/>
        </w:rPr>
        <w:t>hông tin bí mật”.</w:t>
      </w:r>
    </w:p>
    <w:p w14:paraId="2E12578E" w14:textId="2682830E" w:rsidR="000F2D28" w:rsidRPr="00D73CEB" w:rsidRDefault="000F2D28" w:rsidP="001179D0">
      <w:pPr>
        <w:pStyle w:val="ListParagraph"/>
        <w:numPr>
          <w:ilvl w:val="0"/>
          <w:numId w:val="34"/>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Không sử dụng “</w:t>
      </w:r>
      <w:r w:rsidR="000D677F" w:rsidRPr="00D73CEB">
        <w:rPr>
          <w:rFonts w:ascii="Times New Roman" w:hAnsi="Times New Roman" w:cs="Times New Roman"/>
          <w:color w:val="auto"/>
          <w:sz w:val="24"/>
          <w:szCs w:val="24"/>
        </w:rPr>
        <w:t>T</w:t>
      </w:r>
      <w:r w:rsidRPr="00D73CEB">
        <w:rPr>
          <w:rFonts w:ascii="Times New Roman" w:hAnsi="Times New Roman" w:cs="Times New Roman"/>
          <w:color w:val="auto"/>
          <w:sz w:val="24"/>
          <w:szCs w:val="24"/>
        </w:rPr>
        <w:t xml:space="preserve">hông tin bí mật” mà các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đã cung cấp cho nhau phục vụ cho các mục đích khác ngoài mục đích thực hiện Hợp đồng này</w:t>
      </w:r>
      <w:r w:rsidR="002D1B77" w:rsidRPr="00D73CEB">
        <w:rPr>
          <w:rFonts w:ascii="Times New Roman" w:hAnsi="Times New Roman" w:cs="Times New Roman"/>
          <w:color w:val="auto"/>
          <w:sz w:val="24"/>
          <w:szCs w:val="24"/>
        </w:rPr>
        <w:t>.</w:t>
      </w:r>
    </w:p>
    <w:p w14:paraId="77EA6E80" w14:textId="5BBC2CD3" w:rsidR="002D1B77" w:rsidRPr="00D73CEB" w:rsidRDefault="002D1B77" w:rsidP="001179D0">
      <w:pPr>
        <w:pStyle w:val="ListParagraph"/>
        <w:numPr>
          <w:ilvl w:val="1"/>
          <w:numId w:val="33"/>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lastRenderedPageBreak/>
        <w:t xml:space="preserve">Thỏa thuận này vẫn duy trì hiệu lực ngay cả khi Hợp đồng này đã chấm dứt. </w:t>
      </w:r>
    </w:p>
    <w:p w14:paraId="5D1071DE" w14:textId="70036125" w:rsidR="00461009" w:rsidRPr="00D73CEB" w:rsidRDefault="00461009"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 xml:space="preserve">Điều 10: </w:t>
      </w:r>
      <w:r w:rsidR="00851AF8" w:rsidRPr="00D73CEB">
        <w:rPr>
          <w:rFonts w:ascii="Times New Roman" w:hAnsi="Times New Roman"/>
          <w:b/>
          <w:sz w:val="24"/>
          <w:szCs w:val="24"/>
        </w:rPr>
        <w:t>Q</w:t>
      </w:r>
      <w:r w:rsidRPr="00D73CEB">
        <w:rPr>
          <w:rFonts w:ascii="Times New Roman" w:hAnsi="Times New Roman"/>
          <w:b/>
          <w:sz w:val="24"/>
          <w:szCs w:val="24"/>
        </w:rPr>
        <w:t>uyền sở hữu trí tuệ</w:t>
      </w:r>
    </w:p>
    <w:p w14:paraId="1072D658" w14:textId="30484C5A" w:rsidR="00461009" w:rsidRPr="00D73CEB" w:rsidRDefault="00461009" w:rsidP="002462BF">
      <w:pPr>
        <w:pStyle w:val="ListParagraph"/>
        <w:spacing w:before="40" w:after="40" w:line="288" w:lineRule="auto"/>
        <w:ind w:left="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Kể từ thời điểm Bên A hoàn thành nghĩa vụ thanh toán, quyền sở hữu trí tuệ đối với </w:t>
      </w:r>
      <w:r w:rsidR="00252DD8" w:rsidRPr="00D73CEB">
        <w:rPr>
          <w:rFonts w:ascii="Times New Roman" w:hAnsi="Times New Roman" w:cs="Times New Roman"/>
          <w:color w:val="auto"/>
          <w:sz w:val="24"/>
          <w:szCs w:val="24"/>
        </w:rPr>
        <w:t>Sản Phẩm Bàn Giao</w:t>
      </w:r>
      <w:r w:rsidRPr="00D73CEB">
        <w:rPr>
          <w:rFonts w:ascii="Times New Roman" w:hAnsi="Times New Roman" w:cs="Times New Roman"/>
          <w:color w:val="auto"/>
          <w:sz w:val="24"/>
          <w:szCs w:val="24"/>
        </w:rPr>
        <w:t xml:space="preserve"> sẽ được xác định như sau:</w:t>
      </w:r>
    </w:p>
    <w:p w14:paraId="5B7060C9" w14:textId="77777777" w:rsidR="002462BF" w:rsidRPr="00D73CEB" w:rsidRDefault="00CC390D" w:rsidP="00FD754B">
      <w:pPr>
        <w:pStyle w:val="ListParagraph"/>
        <w:numPr>
          <w:ilvl w:val="1"/>
          <w:numId w:val="38"/>
        </w:numPr>
        <w:spacing w:before="40" w:after="40" w:line="288" w:lineRule="auto"/>
        <w:ind w:left="720" w:hanging="72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Bên A là Bên </w:t>
      </w:r>
      <w:r w:rsidR="002462BF" w:rsidRPr="00D73CEB">
        <w:rPr>
          <w:rFonts w:ascii="Times New Roman" w:hAnsi="Times New Roman" w:cs="Times New Roman"/>
          <w:color w:val="auto"/>
          <w:sz w:val="24"/>
          <w:szCs w:val="24"/>
        </w:rPr>
        <w:t xml:space="preserve">nắm </w:t>
      </w:r>
      <w:r w:rsidRPr="00D73CEB">
        <w:rPr>
          <w:rFonts w:ascii="Times New Roman" w:hAnsi="Times New Roman" w:cs="Times New Roman"/>
          <w:color w:val="auto"/>
          <w:sz w:val="24"/>
          <w:szCs w:val="24"/>
        </w:rPr>
        <w:t xml:space="preserve">giữ quyền sở hữu trí tuệ đối với </w:t>
      </w:r>
      <w:r w:rsidR="000F0BBF" w:rsidRPr="00D73CEB">
        <w:rPr>
          <w:rFonts w:ascii="Times New Roman" w:hAnsi="Times New Roman" w:cs="Times New Roman"/>
          <w:color w:val="auto"/>
          <w:sz w:val="24"/>
          <w:szCs w:val="24"/>
        </w:rPr>
        <w:t>S</w:t>
      </w:r>
      <w:r w:rsidRPr="00D73CEB">
        <w:rPr>
          <w:rFonts w:ascii="Times New Roman" w:hAnsi="Times New Roman" w:cs="Times New Roman"/>
          <w:color w:val="auto"/>
          <w:sz w:val="24"/>
          <w:szCs w:val="24"/>
        </w:rPr>
        <w:t xml:space="preserve">ản </w:t>
      </w:r>
      <w:r w:rsidR="000F0BBF" w:rsidRPr="00D73CEB">
        <w:rPr>
          <w:rFonts w:ascii="Times New Roman" w:hAnsi="Times New Roman" w:cs="Times New Roman"/>
          <w:color w:val="auto"/>
          <w:sz w:val="24"/>
          <w:szCs w:val="24"/>
        </w:rPr>
        <w:t>P</w:t>
      </w:r>
      <w:r w:rsidRPr="00D73CEB">
        <w:rPr>
          <w:rFonts w:ascii="Times New Roman" w:hAnsi="Times New Roman" w:cs="Times New Roman"/>
          <w:color w:val="auto"/>
          <w:sz w:val="24"/>
          <w:szCs w:val="24"/>
        </w:rPr>
        <w:t xml:space="preserve">hẩm </w:t>
      </w:r>
      <w:r w:rsidR="000F0BBF" w:rsidRPr="00D73CEB">
        <w:rPr>
          <w:rFonts w:ascii="Times New Roman" w:hAnsi="Times New Roman" w:cs="Times New Roman"/>
          <w:color w:val="auto"/>
          <w:sz w:val="24"/>
          <w:szCs w:val="24"/>
        </w:rPr>
        <w:t>B</w:t>
      </w:r>
      <w:r w:rsidRPr="00D73CEB">
        <w:rPr>
          <w:rFonts w:ascii="Times New Roman" w:hAnsi="Times New Roman" w:cs="Times New Roman"/>
          <w:color w:val="auto"/>
          <w:sz w:val="24"/>
          <w:szCs w:val="24"/>
        </w:rPr>
        <w:t xml:space="preserve">àn </w:t>
      </w:r>
      <w:r w:rsidR="000F0BBF" w:rsidRPr="00D73CEB">
        <w:rPr>
          <w:rFonts w:ascii="Times New Roman" w:hAnsi="Times New Roman" w:cs="Times New Roman"/>
          <w:color w:val="auto"/>
          <w:sz w:val="24"/>
          <w:szCs w:val="24"/>
        </w:rPr>
        <w:t>G</w:t>
      </w:r>
      <w:r w:rsidRPr="00D73CEB">
        <w:rPr>
          <w:rFonts w:ascii="Times New Roman" w:hAnsi="Times New Roman" w:cs="Times New Roman"/>
          <w:color w:val="auto"/>
          <w:sz w:val="24"/>
          <w:szCs w:val="24"/>
        </w:rPr>
        <w:t xml:space="preserve">iao (bao gồm bản thiết kế, bộ mã nguồn </w:t>
      </w:r>
      <w:r w:rsidR="002462BF" w:rsidRPr="00D73CEB">
        <w:rPr>
          <w:rFonts w:ascii="Times New Roman" w:hAnsi="Times New Roman" w:cs="Times New Roman"/>
          <w:color w:val="auto"/>
          <w:sz w:val="24"/>
          <w:szCs w:val="24"/>
        </w:rPr>
        <w:t xml:space="preserve">- trừ mã nguồn mở </w:t>
      </w:r>
      <w:r w:rsidRPr="00D73CEB">
        <w:rPr>
          <w:rFonts w:ascii="Times New Roman" w:hAnsi="Times New Roman" w:cs="Times New Roman"/>
          <w:color w:val="auto"/>
          <w:sz w:val="24"/>
          <w:szCs w:val="24"/>
        </w:rPr>
        <w:t xml:space="preserve">và các tài liệu có liên quan). Bên A có toàn quyền sử dụng, chuyển giao, phát triển, … đối với </w:t>
      </w:r>
      <w:r w:rsidR="000F0BBF" w:rsidRPr="00D73CEB">
        <w:rPr>
          <w:rFonts w:ascii="Times New Roman" w:hAnsi="Times New Roman" w:cs="Times New Roman"/>
          <w:color w:val="auto"/>
          <w:sz w:val="24"/>
          <w:szCs w:val="24"/>
        </w:rPr>
        <w:t xml:space="preserve">Sản Phẩm Bàn Giao </w:t>
      </w:r>
      <w:r w:rsidRPr="00D73CEB">
        <w:rPr>
          <w:rFonts w:ascii="Times New Roman" w:hAnsi="Times New Roman" w:cs="Times New Roman"/>
          <w:color w:val="auto"/>
          <w:sz w:val="24"/>
          <w:szCs w:val="24"/>
        </w:rPr>
        <w:t>mà không cần thanh toán bất cứ chi phí nào cho Bên B.</w:t>
      </w:r>
    </w:p>
    <w:p w14:paraId="0AA0E2D2" w14:textId="20F15117" w:rsidR="00FD754B" w:rsidRPr="00D73CEB" w:rsidRDefault="00990A19" w:rsidP="00FD754B">
      <w:pPr>
        <w:pStyle w:val="ListParagraph"/>
        <w:numPr>
          <w:ilvl w:val="1"/>
          <w:numId w:val="38"/>
        </w:numPr>
        <w:spacing w:before="40" w:after="40" w:line="288" w:lineRule="auto"/>
        <w:ind w:left="720" w:hanging="72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Bên B đồng ý từ bỏ toàn bộ quyền khiếu nại, khiếu kiện, tranh chấp liên quan đến quyền sở hữu trí tuệ đối với Sản Phẩm Bàn Giao. Bên B không thực hiện lưu trữ website dưới mọi hình thức trừ việc để phục vụ cho bảo hành/hỗ trợ vận hành trong thời gian Hợp đồng. Bên B cam kết không thực hiện phát triển hoặc cung cấp Dịch vụ cho các bên khác với hình ảnh trùng/tương tự/gây nhầm lẫn với hình ảnh Sản Phẩm Bàn Giao của Bên A. </w:t>
      </w:r>
      <w:r w:rsidR="00CC390D" w:rsidRPr="00D73CEB">
        <w:rPr>
          <w:rFonts w:ascii="Times New Roman" w:hAnsi="Times New Roman" w:cs="Times New Roman"/>
          <w:color w:val="auto"/>
          <w:sz w:val="24"/>
          <w:szCs w:val="24"/>
        </w:rPr>
        <w:t xml:space="preserve">Hai Bên thống nhất Bên B sẽ giữ lại quyền sở hữu trí tuệ của các </w:t>
      </w:r>
      <w:r w:rsidR="002F32DF" w:rsidRPr="00D73CEB">
        <w:rPr>
          <w:rFonts w:ascii="Times New Roman" w:hAnsi="Times New Roman" w:cs="Times New Roman"/>
          <w:color w:val="auto"/>
          <w:sz w:val="24"/>
          <w:szCs w:val="24"/>
        </w:rPr>
        <w:t>Dịch vụ</w:t>
      </w:r>
      <w:r w:rsidR="00CC390D" w:rsidRPr="00D73CEB">
        <w:rPr>
          <w:rFonts w:ascii="Times New Roman" w:hAnsi="Times New Roman" w:cs="Times New Roman"/>
          <w:color w:val="auto"/>
          <w:sz w:val="24"/>
          <w:szCs w:val="24"/>
        </w:rPr>
        <w:t xml:space="preserve"> khác </w:t>
      </w:r>
      <w:r w:rsidR="00BA1E37" w:rsidRPr="00D73CEB">
        <w:rPr>
          <w:rFonts w:ascii="Times New Roman" w:hAnsi="Times New Roman" w:cs="Times New Roman"/>
          <w:color w:val="auto"/>
          <w:sz w:val="24"/>
          <w:szCs w:val="24"/>
        </w:rPr>
        <w:t xml:space="preserve">ngoài </w:t>
      </w:r>
      <w:r w:rsidR="000F0BBF" w:rsidRPr="00D73CEB">
        <w:rPr>
          <w:rFonts w:ascii="Times New Roman" w:hAnsi="Times New Roman" w:cs="Times New Roman"/>
          <w:color w:val="auto"/>
          <w:sz w:val="24"/>
          <w:szCs w:val="24"/>
        </w:rPr>
        <w:t>Sản Phẩm Bàn Giao</w:t>
      </w:r>
      <w:r w:rsidR="00BA1E37" w:rsidRPr="00D73CEB">
        <w:rPr>
          <w:rFonts w:ascii="Times New Roman" w:hAnsi="Times New Roman" w:cs="Times New Roman"/>
          <w:color w:val="auto"/>
          <w:sz w:val="24"/>
          <w:szCs w:val="24"/>
        </w:rPr>
        <w:t xml:space="preserve"> </w:t>
      </w:r>
      <w:r w:rsidR="00CC390D" w:rsidRPr="00D73CEB">
        <w:rPr>
          <w:rFonts w:ascii="Times New Roman" w:hAnsi="Times New Roman" w:cs="Times New Roman"/>
          <w:color w:val="auto"/>
          <w:sz w:val="24"/>
          <w:szCs w:val="24"/>
        </w:rPr>
        <w:t>mà Bên A sử dụng</w:t>
      </w:r>
      <w:r w:rsidR="00252DD8" w:rsidRPr="00D73CEB">
        <w:rPr>
          <w:rFonts w:ascii="Times New Roman" w:hAnsi="Times New Roman" w:cs="Times New Roman"/>
          <w:color w:val="auto"/>
          <w:sz w:val="24"/>
          <w:szCs w:val="24"/>
        </w:rPr>
        <w:t>. M</w:t>
      </w:r>
      <w:r w:rsidR="00BA1E37" w:rsidRPr="00D73CEB">
        <w:rPr>
          <w:rFonts w:ascii="Times New Roman" w:hAnsi="Times New Roman" w:cs="Times New Roman"/>
          <w:color w:val="auto"/>
          <w:sz w:val="24"/>
          <w:szCs w:val="24"/>
        </w:rPr>
        <w:t>ã nguồn mở không thuộc sở hữu của bất kỳ Bên nào.</w:t>
      </w:r>
    </w:p>
    <w:p w14:paraId="049E5797" w14:textId="77777777" w:rsidR="00FD754B" w:rsidRPr="00D73CEB" w:rsidRDefault="002F7616" w:rsidP="00FD754B">
      <w:pPr>
        <w:pStyle w:val="ListParagraph"/>
        <w:numPr>
          <w:ilvl w:val="1"/>
          <w:numId w:val="38"/>
        </w:numPr>
        <w:spacing w:before="40" w:after="40" w:line="288" w:lineRule="auto"/>
        <w:ind w:left="720" w:hanging="72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Trường </w:t>
      </w:r>
      <w:r w:rsidR="00252DD8" w:rsidRPr="00D73CEB">
        <w:rPr>
          <w:rFonts w:ascii="Times New Roman" w:hAnsi="Times New Roman" w:cs="Times New Roman"/>
          <w:color w:val="auto"/>
          <w:sz w:val="24"/>
          <w:szCs w:val="24"/>
        </w:rPr>
        <w:t xml:space="preserve">hợp </w:t>
      </w:r>
      <w:r w:rsidRPr="00D73CEB">
        <w:rPr>
          <w:rFonts w:ascii="Times New Roman" w:hAnsi="Times New Roman" w:cs="Times New Roman"/>
          <w:color w:val="auto"/>
          <w:sz w:val="24"/>
          <w:szCs w:val="24"/>
        </w:rPr>
        <w:t xml:space="preserve">Hợp đồng chấm dứt trước thời hạn, quyền sở hữu trí tuệ của bên A được xác định tương ứng với phần sản phẩm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mà Bên A đã thanh toán. </w:t>
      </w:r>
      <w:bookmarkStart w:id="29" w:name="_Hlk137931285"/>
    </w:p>
    <w:p w14:paraId="2F224B47" w14:textId="383825C1" w:rsidR="002F7616" w:rsidRPr="00D73CEB" w:rsidRDefault="002F7616" w:rsidP="00FD754B">
      <w:pPr>
        <w:pStyle w:val="ListParagraph"/>
        <w:numPr>
          <w:ilvl w:val="1"/>
          <w:numId w:val="38"/>
        </w:numPr>
        <w:spacing w:before="40" w:after="40" w:line="288" w:lineRule="auto"/>
        <w:ind w:left="720" w:hanging="72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Bên A đồng ý </w:t>
      </w:r>
      <w:r w:rsidR="000F0BBF" w:rsidRPr="00D73CEB">
        <w:rPr>
          <w:rFonts w:ascii="Times New Roman" w:hAnsi="Times New Roman" w:cs="Times New Roman"/>
          <w:color w:val="auto"/>
          <w:sz w:val="24"/>
          <w:szCs w:val="24"/>
        </w:rPr>
        <w:t xml:space="preserve">cho Bên B sử dụng </w:t>
      </w:r>
      <w:r w:rsidR="00851AF8" w:rsidRPr="00D73CEB">
        <w:rPr>
          <w:rFonts w:ascii="Times New Roman" w:hAnsi="Times New Roman" w:cs="Times New Roman"/>
          <w:color w:val="auto"/>
          <w:sz w:val="24"/>
          <w:szCs w:val="24"/>
        </w:rPr>
        <w:t>thương hiệu</w:t>
      </w:r>
      <w:r w:rsidR="005A0650" w:rsidRPr="00D73CEB">
        <w:rPr>
          <w:rFonts w:ascii="Times New Roman" w:hAnsi="Times New Roman" w:cs="Times New Roman"/>
          <w:color w:val="auto"/>
          <w:sz w:val="24"/>
          <w:szCs w:val="24"/>
        </w:rPr>
        <w:t>/logo/thông tin</w:t>
      </w:r>
      <w:r w:rsidR="00851AF8" w:rsidRPr="00D73CEB">
        <w:rPr>
          <w:rFonts w:ascii="Times New Roman" w:hAnsi="Times New Roman" w:cs="Times New Roman"/>
          <w:color w:val="auto"/>
          <w:sz w:val="24"/>
          <w:szCs w:val="24"/>
        </w:rPr>
        <w:t xml:space="preserve"> </w:t>
      </w:r>
      <w:r w:rsidR="000F0BBF" w:rsidRPr="00D73CEB">
        <w:rPr>
          <w:rFonts w:ascii="Times New Roman" w:hAnsi="Times New Roman" w:cs="Times New Roman"/>
          <w:color w:val="auto"/>
          <w:sz w:val="24"/>
          <w:szCs w:val="24"/>
        </w:rPr>
        <w:t>để giới thiệu trong hồ sơ năng lực của Bên B</w:t>
      </w:r>
      <w:r w:rsidR="00851AF8" w:rsidRPr="00D73CEB">
        <w:rPr>
          <w:rFonts w:ascii="Times New Roman" w:hAnsi="Times New Roman" w:cs="Times New Roman"/>
          <w:color w:val="auto"/>
          <w:sz w:val="24"/>
          <w:szCs w:val="24"/>
        </w:rPr>
        <w:t xml:space="preserve"> hoặc các kênh truyền thôn</w:t>
      </w:r>
      <w:r w:rsidR="006F18AC" w:rsidRPr="00D73CEB">
        <w:rPr>
          <w:rFonts w:ascii="Times New Roman" w:hAnsi="Times New Roman" w:cs="Times New Roman"/>
          <w:color w:val="auto"/>
          <w:sz w:val="24"/>
          <w:szCs w:val="24"/>
        </w:rPr>
        <w:t>g và ngược lại.</w:t>
      </w:r>
    </w:p>
    <w:bookmarkEnd w:id="29"/>
    <w:p w14:paraId="10B5B4DC" w14:textId="32F08883"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Điều 1</w:t>
      </w:r>
      <w:r w:rsidR="00B7348D" w:rsidRPr="00D73CEB">
        <w:rPr>
          <w:rFonts w:ascii="Times New Roman" w:hAnsi="Times New Roman"/>
          <w:b/>
          <w:sz w:val="24"/>
          <w:szCs w:val="24"/>
        </w:rPr>
        <w:t>1:</w:t>
      </w:r>
      <w:r w:rsidRPr="00D73CEB">
        <w:rPr>
          <w:rFonts w:ascii="Times New Roman" w:hAnsi="Times New Roman"/>
          <w:b/>
          <w:sz w:val="24"/>
          <w:szCs w:val="24"/>
        </w:rPr>
        <w:t xml:space="preserve"> Phạt vi phạm, bồi thường thiệt hại</w:t>
      </w:r>
    </w:p>
    <w:p w14:paraId="0436CEF4" w14:textId="07879381" w:rsidR="00BE384A" w:rsidRPr="00D73CEB" w:rsidRDefault="00845C1C" w:rsidP="001179D0">
      <w:pPr>
        <w:pStyle w:val="ListParagraph"/>
        <w:numPr>
          <w:ilvl w:val="1"/>
          <w:numId w:val="36"/>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Bên</w:t>
      </w:r>
      <w:r w:rsidR="000F2D28" w:rsidRPr="00D73CEB">
        <w:rPr>
          <w:rFonts w:ascii="Times New Roman" w:hAnsi="Times New Roman" w:cs="Times New Roman"/>
          <w:color w:val="auto"/>
          <w:sz w:val="24"/>
          <w:szCs w:val="24"/>
        </w:rPr>
        <w:t xml:space="preserve"> vi phạm Hợp </w:t>
      </w:r>
      <w:r w:rsidR="000D677F" w:rsidRPr="00D73CEB">
        <w:rPr>
          <w:rFonts w:ascii="Times New Roman" w:hAnsi="Times New Roman" w:cs="Times New Roman"/>
          <w:color w:val="auto"/>
          <w:sz w:val="24"/>
          <w:szCs w:val="24"/>
        </w:rPr>
        <w:t>đ</w:t>
      </w:r>
      <w:r w:rsidR="000F2D28" w:rsidRPr="00D73CEB">
        <w:rPr>
          <w:rFonts w:ascii="Times New Roman" w:hAnsi="Times New Roman" w:cs="Times New Roman"/>
          <w:color w:val="auto"/>
          <w:sz w:val="24"/>
          <w:szCs w:val="24"/>
        </w:rPr>
        <w:t xml:space="preserve">ồng phải bồi thường thiệt hại cho </w:t>
      </w:r>
      <w:r w:rsidRPr="00D73CEB">
        <w:rPr>
          <w:rFonts w:ascii="Times New Roman" w:hAnsi="Times New Roman" w:cs="Times New Roman"/>
          <w:color w:val="auto"/>
          <w:sz w:val="24"/>
          <w:szCs w:val="24"/>
        </w:rPr>
        <w:t>Bên</w:t>
      </w:r>
      <w:r w:rsidR="000F2D28" w:rsidRPr="00D73CEB">
        <w:rPr>
          <w:rFonts w:ascii="Times New Roman" w:hAnsi="Times New Roman" w:cs="Times New Roman"/>
          <w:color w:val="auto"/>
          <w:sz w:val="24"/>
          <w:szCs w:val="24"/>
        </w:rPr>
        <w:t xml:space="preserve"> Bị vi phạm đối với những tổn thất, thiệt hại trực tiếp do hành vi vi phạm gây ra. Trừ trường hợp đã được ấn định mức bồi thường theo quy định của Hợp </w:t>
      </w:r>
      <w:r w:rsidR="000D677F" w:rsidRPr="00D73CEB">
        <w:rPr>
          <w:rFonts w:ascii="Times New Roman" w:hAnsi="Times New Roman" w:cs="Times New Roman"/>
          <w:color w:val="auto"/>
          <w:sz w:val="24"/>
          <w:szCs w:val="24"/>
        </w:rPr>
        <w:t>đ</w:t>
      </w:r>
      <w:r w:rsidR="000F2D28" w:rsidRPr="00D73CEB">
        <w:rPr>
          <w:rFonts w:ascii="Times New Roman" w:hAnsi="Times New Roman" w:cs="Times New Roman"/>
          <w:color w:val="auto"/>
          <w:sz w:val="24"/>
          <w:szCs w:val="24"/>
        </w:rPr>
        <w:t>ồng, mức bồi thường thiệt hại sẽ</w:t>
      </w:r>
      <w:r w:rsidR="000D677F" w:rsidRPr="00D73CEB">
        <w:rPr>
          <w:rFonts w:ascii="Times New Roman" w:hAnsi="Times New Roman" w:cs="Times New Roman"/>
          <w:color w:val="auto"/>
          <w:sz w:val="24"/>
          <w:szCs w:val="24"/>
        </w:rPr>
        <w:t xml:space="preserve"> </w:t>
      </w:r>
      <w:ins w:id="30" w:author="Thach, Pham Ngoc (HLV)" w:date="2025-05-20T15:12:00Z">
        <w:r w:rsidR="00225BC3">
          <w:rPr>
            <w:rFonts w:ascii="Times New Roman" w:hAnsi="Times New Roman" w:cs="Times New Roman"/>
            <w:color w:val="auto"/>
            <w:sz w:val="24"/>
            <w:szCs w:val="24"/>
          </w:rPr>
          <w:t xml:space="preserve">được căn cứ theo quy định pháp luật hoặc </w:t>
        </w:r>
      </w:ins>
      <w:r w:rsidR="000D677F" w:rsidRPr="00D73CEB">
        <w:rPr>
          <w:rFonts w:ascii="Times New Roman" w:hAnsi="Times New Roman" w:cs="Times New Roman"/>
          <w:color w:val="auto"/>
          <w:sz w:val="24"/>
          <w:szCs w:val="24"/>
        </w:rPr>
        <w:t>do h</w:t>
      </w:r>
      <w:r w:rsidR="000F2D28" w:rsidRPr="00D73CEB">
        <w:rPr>
          <w:rFonts w:ascii="Times New Roman" w:hAnsi="Times New Roman" w:cs="Times New Roman"/>
          <w:color w:val="auto"/>
          <w:sz w:val="24"/>
          <w:szCs w:val="24"/>
        </w:rPr>
        <w:t xml:space="preserve">ai </w:t>
      </w:r>
      <w:r w:rsidRPr="00D73CEB">
        <w:rPr>
          <w:rFonts w:ascii="Times New Roman" w:hAnsi="Times New Roman" w:cs="Times New Roman"/>
          <w:color w:val="auto"/>
          <w:sz w:val="24"/>
          <w:szCs w:val="24"/>
        </w:rPr>
        <w:t>Bên</w:t>
      </w:r>
      <w:r w:rsidR="000F2D28" w:rsidRPr="00D73CEB">
        <w:rPr>
          <w:rFonts w:ascii="Times New Roman" w:hAnsi="Times New Roman" w:cs="Times New Roman"/>
          <w:color w:val="auto"/>
          <w:sz w:val="24"/>
          <w:szCs w:val="24"/>
        </w:rPr>
        <w:t xml:space="preserve"> thỏa thuận và xác định tại thời điểm phát sinh nghĩa vụ bồi thường.</w:t>
      </w:r>
    </w:p>
    <w:p w14:paraId="38C1AA28" w14:textId="76092505" w:rsidR="00BE384A" w:rsidRPr="00D73CEB" w:rsidRDefault="000F2D28" w:rsidP="001179D0">
      <w:pPr>
        <w:pStyle w:val="ListParagraph"/>
        <w:numPr>
          <w:ilvl w:val="1"/>
          <w:numId w:val="36"/>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Nếu một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vi phạm các nghĩa vụ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đó theo quy định tại Hợ</w:t>
      </w:r>
      <w:r w:rsidR="000D677F" w:rsidRPr="00D73CEB">
        <w:rPr>
          <w:rFonts w:ascii="Times New Roman" w:hAnsi="Times New Roman" w:cs="Times New Roman"/>
          <w:color w:val="auto"/>
          <w:sz w:val="24"/>
          <w:szCs w:val="24"/>
        </w:rPr>
        <w:t>p đ</w:t>
      </w:r>
      <w:r w:rsidRPr="00D73CEB">
        <w:rPr>
          <w:rFonts w:ascii="Times New Roman" w:hAnsi="Times New Roman" w:cs="Times New Roman"/>
          <w:color w:val="auto"/>
          <w:sz w:val="24"/>
          <w:szCs w:val="24"/>
        </w:rPr>
        <w:t xml:space="preserve">ồng này,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đó sẽ chịu mức phạt vi phạm tương ứng với 08% giá trị phần nghĩa vụ bị vi phạm</w:t>
      </w:r>
      <w:r w:rsidR="0023371F" w:rsidRPr="00D73CEB">
        <w:rPr>
          <w:rFonts w:ascii="Times New Roman" w:hAnsi="Times New Roman" w:cs="Times New Roman"/>
          <w:color w:val="auto"/>
          <w:sz w:val="24"/>
          <w:szCs w:val="24"/>
        </w:rPr>
        <w:t xml:space="preserve">, riêng đối với </w:t>
      </w:r>
      <w:r w:rsidR="00444641" w:rsidRPr="00D73CEB">
        <w:rPr>
          <w:rFonts w:ascii="Times New Roman" w:hAnsi="Times New Roman" w:cs="Times New Roman"/>
          <w:color w:val="auto"/>
          <w:sz w:val="24"/>
          <w:szCs w:val="24"/>
        </w:rPr>
        <w:t xml:space="preserve">nghĩa vụ thanh toán thì ngoài khoản phạt vi phạm, Bên A còn phải chịu lãi suất chậm thanh toán theo quy định tại Điều </w:t>
      </w:r>
      <w:r w:rsidR="00907A3A" w:rsidRPr="00D73CEB">
        <w:rPr>
          <w:rFonts w:ascii="Times New Roman" w:hAnsi="Times New Roman" w:cs="Times New Roman"/>
          <w:color w:val="auto"/>
          <w:sz w:val="24"/>
          <w:szCs w:val="24"/>
        </w:rPr>
        <w:t>2.2.2</w:t>
      </w:r>
      <w:r w:rsidR="00444641" w:rsidRPr="00D73CEB">
        <w:rPr>
          <w:rFonts w:ascii="Times New Roman" w:hAnsi="Times New Roman" w:cs="Times New Roman"/>
          <w:color w:val="auto"/>
          <w:sz w:val="24"/>
          <w:szCs w:val="24"/>
        </w:rPr>
        <w:t>.</w:t>
      </w:r>
    </w:p>
    <w:p w14:paraId="41AA6D40" w14:textId="01B285BF" w:rsidR="000F2D28" w:rsidRPr="00D73CEB" w:rsidRDefault="000F2D28" w:rsidP="001179D0">
      <w:pPr>
        <w:pStyle w:val="ListParagraph"/>
        <w:numPr>
          <w:ilvl w:val="1"/>
          <w:numId w:val="36"/>
        </w:numPr>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Khi một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vi phạm Hợ</w:t>
      </w:r>
      <w:r w:rsidR="000D677F" w:rsidRPr="00D73CEB">
        <w:rPr>
          <w:rFonts w:ascii="Times New Roman" w:hAnsi="Times New Roman" w:cs="Times New Roman"/>
          <w:color w:val="auto"/>
          <w:sz w:val="24"/>
          <w:szCs w:val="24"/>
        </w:rPr>
        <w:t>p đ</w:t>
      </w:r>
      <w:r w:rsidRPr="00D73CEB">
        <w:rPr>
          <w:rFonts w:ascii="Times New Roman" w:hAnsi="Times New Roman" w:cs="Times New Roman"/>
          <w:color w:val="auto"/>
          <w:sz w:val="24"/>
          <w:szCs w:val="24"/>
        </w:rPr>
        <w:t xml:space="preserve">ồng,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còn lại có quyền gửi yêu cầu bồi thường thiệt hại kèm các chứng từ, bằng chứng chứng minh tổn thất, thiệt hại.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vi phạm có trách nhiệm thanh toán tiền phạt và bồi thường trong vòng 15 (mười lăm) ngày kể từ</w:t>
      </w:r>
      <w:r w:rsidR="000D677F" w:rsidRPr="00D73CEB">
        <w:rPr>
          <w:rFonts w:ascii="Times New Roman" w:hAnsi="Times New Roman" w:cs="Times New Roman"/>
          <w:color w:val="auto"/>
          <w:sz w:val="24"/>
          <w:szCs w:val="24"/>
        </w:rPr>
        <w:t xml:space="preserve"> ngày h</w:t>
      </w:r>
      <w:r w:rsidRPr="00D73CEB">
        <w:rPr>
          <w:rFonts w:ascii="Times New Roman" w:hAnsi="Times New Roman" w:cs="Times New Roman"/>
          <w:color w:val="auto"/>
          <w:sz w:val="24"/>
          <w:szCs w:val="24"/>
        </w:rPr>
        <w:t xml:space="preserve">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thống nhất mức phạt và bồi thường.</w:t>
      </w:r>
    </w:p>
    <w:p w14:paraId="422E066B" w14:textId="5094A57B"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Điều 1</w:t>
      </w:r>
      <w:r w:rsidR="00B7348D" w:rsidRPr="00D73CEB">
        <w:rPr>
          <w:rFonts w:ascii="Times New Roman" w:hAnsi="Times New Roman"/>
          <w:b/>
          <w:sz w:val="24"/>
          <w:szCs w:val="24"/>
        </w:rPr>
        <w:t>2:</w:t>
      </w:r>
      <w:r w:rsidRPr="00D73CEB">
        <w:rPr>
          <w:rFonts w:ascii="Times New Roman" w:hAnsi="Times New Roman"/>
          <w:b/>
          <w:sz w:val="24"/>
          <w:szCs w:val="24"/>
        </w:rPr>
        <w:t xml:space="preserve"> Giải quyết tranh chấp</w:t>
      </w:r>
    </w:p>
    <w:p w14:paraId="7AB90C5C" w14:textId="731AEFD4" w:rsidR="000F2D28" w:rsidRPr="00D73CEB" w:rsidRDefault="000F2D28" w:rsidP="001179D0">
      <w:pPr>
        <w:pStyle w:val="ListParagraph"/>
        <w:numPr>
          <w:ilvl w:val="1"/>
          <w:numId w:val="37"/>
        </w:numPr>
        <w:tabs>
          <w:tab w:val="left" w:pos="810"/>
        </w:tabs>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Nếu xảy ra bất kỳ tranh chấp nào,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sẽ cử đại diện trao đổi trực tiếp với nhau trong vòng </w:t>
      </w:r>
      <w:r w:rsidR="000D677F" w:rsidRPr="00D73CEB">
        <w:rPr>
          <w:rFonts w:ascii="Times New Roman" w:hAnsi="Times New Roman" w:cs="Times New Roman"/>
          <w:color w:val="auto"/>
          <w:sz w:val="24"/>
          <w:szCs w:val="24"/>
        </w:rPr>
        <w:t>05 (năm)</w:t>
      </w:r>
      <w:r w:rsidRPr="00D73CEB">
        <w:rPr>
          <w:rFonts w:ascii="Times New Roman" w:hAnsi="Times New Roman" w:cs="Times New Roman"/>
          <w:color w:val="auto"/>
          <w:sz w:val="24"/>
          <w:szCs w:val="24"/>
        </w:rPr>
        <w:t xml:space="preserve"> ngày làm việc, kể từ </w:t>
      </w:r>
      <w:r w:rsidR="000D677F" w:rsidRPr="00D73CEB">
        <w:rPr>
          <w:rFonts w:ascii="Times New Roman" w:hAnsi="Times New Roman" w:cs="Times New Roman"/>
          <w:color w:val="auto"/>
          <w:sz w:val="24"/>
          <w:szCs w:val="24"/>
        </w:rPr>
        <w:t>n</w:t>
      </w:r>
      <w:r w:rsidRPr="00D73CEB">
        <w:rPr>
          <w:rFonts w:ascii="Times New Roman" w:hAnsi="Times New Roman" w:cs="Times New Roman"/>
          <w:color w:val="auto"/>
          <w:sz w:val="24"/>
          <w:szCs w:val="24"/>
        </w:rPr>
        <w:t xml:space="preserve">gày một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nhận được thông báo của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kia về vấn đề tranh chấp giữa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sẽ nỗ lực hết sức để giải quyết tranh chấp một cách thiện chí, thông qua đàm phán, trao đổi để làm rõ vấn đề và tìm ra biện pháp giải quyết.</w:t>
      </w:r>
    </w:p>
    <w:p w14:paraId="281C2F4B" w14:textId="3F444C08" w:rsidR="000F2D28" w:rsidRPr="00D73CEB" w:rsidRDefault="000F2D28" w:rsidP="001179D0">
      <w:pPr>
        <w:pStyle w:val="ListParagraph"/>
        <w:numPr>
          <w:ilvl w:val="1"/>
          <w:numId w:val="37"/>
        </w:numPr>
        <w:tabs>
          <w:tab w:val="left" w:pos="810"/>
        </w:tabs>
        <w:spacing w:before="40" w:after="40" w:line="288" w:lineRule="auto"/>
        <w:ind w:left="709" w:hanging="709"/>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thống nhất rằng nếu có bất kỳ tranh chấp, bất đồng nào phát sinh có liên quan tới Hợp đồng này mà không được giải quyết thông qua đàm phán trong vòng </w:t>
      </w:r>
      <w:r w:rsidR="000D677F" w:rsidRPr="00D73CEB">
        <w:rPr>
          <w:rFonts w:ascii="Times New Roman" w:hAnsi="Times New Roman" w:cs="Times New Roman"/>
          <w:color w:val="auto"/>
          <w:sz w:val="24"/>
          <w:szCs w:val="24"/>
        </w:rPr>
        <w:t>30 (</w:t>
      </w:r>
      <w:r w:rsidRPr="00D73CEB">
        <w:rPr>
          <w:rFonts w:ascii="Times New Roman" w:hAnsi="Times New Roman" w:cs="Times New Roman"/>
          <w:color w:val="auto"/>
          <w:sz w:val="24"/>
          <w:szCs w:val="24"/>
        </w:rPr>
        <w:t>ba mươi</w:t>
      </w:r>
      <w:r w:rsidR="000D677F" w:rsidRPr="00D73CEB">
        <w:rPr>
          <w:rFonts w:ascii="Times New Roman" w:hAnsi="Times New Roman" w:cs="Times New Roman"/>
          <w:color w:val="auto"/>
          <w:sz w:val="24"/>
          <w:szCs w:val="24"/>
        </w:rPr>
        <w:t xml:space="preserve">) </w:t>
      </w:r>
      <w:r w:rsidRPr="00D73CEB">
        <w:rPr>
          <w:rFonts w:ascii="Times New Roman" w:hAnsi="Times New Roman" w:cs="Times New Roman"/>
          <w:color w:val="auto"/>
          <w:sz w:val="24"/>
          <w:szCs w:val="24"/>
        </w:rPr>
        <w:t xml:space="preserve">ngày </w:t>
      </w:r>
      <w:r w:rsidR="00444641" w:rsidRPr="00D73CEB">
        <w:rPr>
          <w:rFonts w:ascii="Times New Roman" w:hAnsi="Times New Roman" w:cs="Times New Roman"/>
          <w:color w:val="auto"/>
          <w:sz w:val="24"/>
          <w:szCs w:val="24"/>
        </w:rPr>
        <w:t xml:space="preserve">kể từ ngày một Bên nhận được thông báo của Bên còn lại về vấn đề tranh chấp </w:t>
      </w:r>
      <w:r w:rsidRPr="00D73CEB">
        <w:rPr>
          <w:rFonts w:ascii="Times New Roman" w:hAnsi="Times New Roman" w:cs="Times New Roman"/>
          <w:color w:val="auto"/>
          <w:sz w:val="24"/>
          <w:szCs w:val="24"/>
        </w:rPr>
        <w:t xml:space="preserve">thì một trong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có thể đưa tranh chấp ra giải quyết tại Tòa án nhân dân có thẩm quyền. Các Chi phí tranh chấp </w:t>
      </w:r>
      <w:r w:rsidRPr="00D73CEB">
        <w:rPr>
          <w:rFonts w:ascii="Times New Roman" w:hAnsi="Times New Roman" w:cs="Times New Roman"/>
          <w:color w:val="auto"/>
          <w:sz w:val="24"/>
          <w:szCs w:val="24"/>
        </w:rPr>
        <w:lastRenderedPageBreak/>
        <w:t xml:space="preserve">liên quan phát sinh sẽ </w:t>
      </w:r>
      <w:del w:id="31" w:author="Thach, Pham Ngoc (HLV)" w:date="2025-05-20T15:14:00Z">
        <w:r w:rsidRPr="00D73CEB" w:rsidDel="006546FC">
          <w:rPr>
            <w:rFonts w:ascii="Times New Roman" w:hAnsi="Times New Roman" w:cs="Times New Roman"/>
            <w:color w:val="auto"/>
            <w:sz w:val="24"/>
            <w:szCs w:val="24"/>
          </w:rPr>
          <w:delText xml:space="preserve">do </w:delText>
        </w:r>
        <w:r w:rsidR="00845C1C" w:rsidRPr="00D73CEB" w:rsidDel="006546FC">
          <w:rPr>
            <w:rFonts w:ascii="Times New Roman" w:hAnsi="Times New Roman" w:cs="Times New Roman"/>
            <w:color w:val="auto"/>
            <w:sz w:val="24"/>
            <w:szCs w:val="24"/>
          </w:rPr>
          <w:delText>Bên</w:delText>
        </w:r>
        <w:r w:rsidRPr="00D73CEB" w:rsidDel="006546FC">
          <w:rPr>
            <w:rFonts w:ascii="Times New Roman" w:hAnsi="Times New Roman" w:cs="Times New Roman"/>
            <w:color w:val="auto"/>
            <w:sz w:val="24"/>
            <w:szCs w:val="24"/>
          </w:rPr>
          <w:delText xml:space="preserve"> thua kiện chịu trách nhiệm nộp</w:delText>
        </w:r>
      </w:del>
      <w:ins w:id="32" w:author="Thach, Pham Ngoc (HLV)" w:date="2025-05-20T15:14:00Z">
        <w:r w:rsidR="006546FC">
          <w:rPr>
            <w:rFonts w:ascii="Times New Roman" w:hAnsi="Times New Roman" w:cs="Times New Roman"/>
            <w:color w:val="auto"/>
            <w:sz w:val="24"/>
            <w:szCs w:val="24"/>
          </w:rPr>
          <w:t>được xác định theo quy định</w:t>
        </w:r>
      </w:ins>
      <w:r w:rsidRPr="00D73CEB">
        <w:rPr>
          <w:rFonts w:ascii="Times New Roman" w:hAnsi="Times New Roman" w:cs="Times New Roman"/>
          <w:color w:val="auto"/>
          <w:sz w:val="24"/>
          <w:szCs w:val="24"/>
        </w:rPr>
        <w:t xml:space="preserve"> hoặc theo thỏa thuận khác giữa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w:t>
      </w:r>
    </w:p>
    <w:p w14:paraId="5C4F0C1D" w14:textId="3947093F" w:rsidR="000F2D28" w:rsidRPr="00D73CEB" w:rsidRDefault="000F2D28" w:rsidP="00907A3A">
      <w:pPr>
        <w:spacing w:before="40" w:after="40" w:line="288" w:lineRule="auto"/>
        <w:jc w:val="both"/>
        <w:rPr>
          <w:rFonts w:ascii="Times New Roman" w:hAnsi="Times New Roman"/>
          <w:b/>
          <w:sz w:val="24"/>
          <w:szCs w:val="24"/>
        </w:rPr>
      </w:pPr>
      <w:r w:rsidRPr="00D73CEB">
        <w:rPr>
          <w:rFonts w:ascii="Times New Roman" w:hAnsi="Times New Roman"/>
          <w:b/>
          <w:sz w:val="24"/>
          <w:szCs w:val="24"/>
        </w:rPr>
        <w:t>Điều 1</w:t>
      </w:r>
      <w:r w:rsidR="00B7348D" w:rsidRPr="00D73CEB">
        <w:rPr>
          <w:rFonts w:ascii="Times New Roman" w:hAnsi="Times New Roman"/>
          <w:b/>
          <w:sz w:val="24"/>
          <w:szCs w:val="24"/>
        </w:rPr>
        <w:t>3:</w:t>
      </w:r>
      <w:r w:rsidRPr="00D73CEB">
        <w:rPr>
          <w:rFonts w:ascii="Times New Roman" w:hAnsi="Times New Roman"/>
          <w:b/>
          <w:sz w:val="24"/>
          <w:szCs w:val="24"/>
        </w:rPr>
        <w:t xml:space="preserve"> Điều khoản chung:</w:t>
      </w:r>
    </w:p>
    <w:p w14:paraId="5F909365" w14:textId="31156B82" w:rsidR="000F2D28" w:rsidRPr="00D73CEB" w:rsidRDefault="000F2D28" w:rsidP="001179D0">
      <w:pPr>
        <w:pStyle w:val="ListParagraph"/>
        <w:numPr>
          <w:ilvl w:val="1"/>
          <w:numId w:val="24"/>
        </w:numPr>
        <w:spacing w:before="40" w:after="40" w:line="288" w:lineRule="auto"/>
        <w:ind w:left="709" w:hanging="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Trường hợp có thay đổi nội dung Hợp đồng hoặc bổ sung gói </w:t>
      </w:r>
      <w:r w:rsidR="002F32DF" w:rsidRPr="00D73CEB">
        <w:rPr>
          <w:rFonts w:ascii="Times New Roman" w:hAnsi="Times New Roman" w:cs="Times New Roman"/>
          <w:color w:val="auto"/>
          <w:sz w:val="24"/>
          <w:szCs w:val="24"/>
        </w:rPr>
        <w:t>Dịch vụ</w:t>
      </w:r>
      <w:r w:rsidRPr="00D73CEB">
        <w:rPr>
          <w:rFonts w:ascii="Times New Roman" w:hAnsi="Times New Roman" w:cs="Times New Roman"/>
          <w:color w:val="auto"/>
          <w:sz w:val="24"/>
          <w:szCs w:val="24"/>
        </w:rPr>
        <w:t xml:space="preserve"> thì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sẽ</w:t>
      </w:r>
      <w:r w:rsidR="000D677F" w:rsidRPr="00D73CEB">
        <w:rPr>
          <w:rFonts w:ascii="Times New Roman" w:hAnsi="Times New Roman" w:cs="Times New Roman"/>
          <w:color w:val="auto"/>
          <w:sz w:val="24"/>
          <w:szCs w:val="24"/>
        </w:rPr>
        <w:t xml:space="preserve"> ký các P</w:t>
      </w:r>
      <w:r w:rsidRPr="00D73CEB">
        <w:rPr>
          <w:rFonts w:ascii="Times New Roman" w:hAnsi="Times New Roman" w:cs="Times New Roman"/>
          <w:color w:val="auto"/>
          <w:sz w:val="24"/>
          <w:szCs w:val="24"/>
        </w:rPr>
        <w:t>hụ lục tiế</w:t>
      </w:r>
      <w:r w:rsidR="000D677F" w:rsidRPr="00D73CEB">
        <w:rPr>
          <w:rFonts w:ascii="Times New Roman" w:hAnsi="Times New Roman" w:cs="Times New Roman"/>
          <w:color w:val="auto"/>
          <w:sz w:val="24"/>
          <w:szCs w:val="24"/>
        </w:rPr>
        <w:t>p theo. Các</w:t>
      </w:r>
      <w:r w:rsidR="00B43F5E" w:rsidRPr="00D73CEB">
        <w:rPr>
          <w:rFonts w:ascii="Times New Roman" w:hAnsi="Times New Roman" w:cs="Times New Roman"/>
          <w:color w:val="auto"/>
          <w:sz w:val="24"/>
          <w:szCs w:val="24"/>
          <w:lang w:val="vi-VN"/>
        </w:rPr>
        <w:t xml:space="preserve"> </w:t>
      </w:r>
      <w:r w:rsidR="000D677F" w:rsidRPr="00D73CEB">
        <w:rPr>
          <w:rFonts w:ascii="Times New Roman" w:hAnsi="Times New Roman" w:cs="Times New Roman"/>
          <w:color w:val="auto"/>
          <w:sz w:val="24"/>
          <w:szCs w:val="24"/>
        </w:rPr>
        <w:t>P</w:t>
      </w:r>
      <w:r w:rsidRPr="00D73CEB">
        <w:rPr>
          <w:rFonts w:ascii="Times New Roman" w:hAnsi="Times New Roman" w:cs="Times New Roman"/>
          <w:color w:val="auto"/>
          <w:sz w:val="24"/>
          <w:szCs w:val="24"/>
        </w:rPr>
        <w:t>hụ lục là phần không thể tách rời của Hợp đồng này.</w:t>
      </w:r>
    </w:p>
    <w:p w14:paraId="487361E2" w14:textId="1CF3CBF8" w:rsidR="000F2D28" w:rsidRPr="00D73CEB" w:rsidRDefault="000F2D28" w:rsidP="001179D0">
      <w:pPr>
        <w:pStyle w:val="ListParagraph"/>
        <w:numPr>
          <w:ilvl w:val="1"/>
          <w:numId w:val="24"/>
        </w:numPr>
        <w:spacing w:before="40" w:after="40" w:line="288" w:lineRule="auto"/>
        <w:ind w:left="709" w:hanging="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Nếu xảy ra tranh chấp, hai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sẽ cùng giải quyết trên cơ sở hợp tác, tôn trọng lẫn nhau. Trong trường hợp không giải quyết được sẽ chuyển sang cơ quan Nhà nước có thẩm quyền giải quyết theo quy định của pháp luật.</w:t>
      </w:r>
    </w:p>
    <w:p w14:paraId="0D7EECED" w14:textId="1115162E" w:rsidR="000F2D28" w:rsidRPr="00D73CEB" w:rsidRDefault="000F2D28" w:rsidP="001179D0">
      <w:pPr>
        <w:pStyle w:val="ListParagraph"/>
        <w:numPr>
          <w:ilvl w:val="1"/>
          <w:numId w:val="24"/>
        </w:numPr>
        <w:spacing w:before="40" w:after="40" w:line="288" w:lineRule="auto"/>
        <w:ind w:left="709" w:hanging="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Hợp đồng này có hiệu lực kể từ ngày ký, được lập thành 04 (bốn) bản, mỗi </w:t>
      </w:r>
      <w:r w:rsidR="00845C1C" w:rsidRPr="00D73CEB">
        <w:rPr>
          <w:rFonts w:ascii="Times New Roman" w:hAnsi="Times New Roman" w:cs="Times New Roman"/>
          <w:color w:val="auto"/>
          <w:sz w:val="24"/>
          <w:szCs w:val="24"/>
        </w:rPr>
        <w:t>Bên</w:t>
      </w:r>
      <w:r w:rsidRPr="00D73CEB">
        <w:rPr>
          <w:rFonts w:ascii="Times New Roman" w:hAnsi="Times New Roman" w:cs="Times New Roman"/>
          <w:color w:val="auto"/>
          <w:sz w:val="24"/>
          <w:szCs w:val="24"/>
        </w:rPr>
        <w:t xml:space="preserve"> giữ 02 (hai) bản và có giá trị pháp lý như nhau.</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3"/>
      </w:tblGrid>
      <w:tr w:rsidR="00990A19" w:rsidRPr="00D73CEB" w14:paraId="16C1C69D" w14:textId="77777777" w:rsidTr="00E26E8E">
        <w:trPr>
          <w:trHeight w:val="554"/>
        </w:trPr>
        <w:tc>
          <w:tcPr>
            <w:tcW w:w="4252" w:type="dxa"/>
            <w:hideMark/>
          </w:tcPr>
          <w:p w14:paraId="5954010F" w14:textId="3DF907D6" w:rsidR="000F2D28" w:rsidRPr="00D73CEB" w:rsidRDefault="000F2D28" w:rsidP="00907A3A">
            <w:pPr>
              <w:spacing w:before="40" w:after="40" w:line="288" w:lineRule="auto"/>
              <w:jc w:val="center"/>
              <w:rPr>
                <w:rFonts w:ascii="Times New Roman" w:hAnsi="Times New Roman"/>
                <w:b/>
                <w:sz w:val="24"/>
                <w:szCs w:val="24"/>
              </w:rPr>
            </w:pPr>
            <w:r w:rsidRPr="00D73CEB">
              <w:rPr>
                <w:rFonts w:ascii="Times New Roman" w:hAnsi="Times New Roman"/>
                <w:b/>
                <w:sz w:val="24"/>
                <w:szCs w:val="24"/>
              </w:rPr>
              <w:t xml:space="preserve">ĐẠI DIỆN </w:t>
            </w:r>
            <w:r w:rsidR="00845C1C" w:rsidRPr="00D73CEB">
              <w:rPr>
                <w:rFonts w:ascii="Times New Roman" w:hAnsi="Times New Roman"/>
                <w:b/>
                <w:sz w:val="24"/>
                <w:szCs w:val="24"/>
              </w:rPr>
              <w:t>BÊN</w:t>
            </w:r>
            <w:r w:rsidRPr="00D73CEB">
              <w:rPr>
                <w:rFonts w:ascii="Times New Roman" w:hAnsi="Times New Roman"/>
                <w:b/>
                <w:sz w:val="24"/>
                <w:szCs w:val="24"/>
              </w:rPr>
              <w:t xml:space="preserve"> A</w:t>
            </w:r>
          </w:p>
        </w:tc>
        <w:tc>
          <w:tcPr>
            <w:tcW w:w="4253" w:type="dxa"/>
            <w:hideMark/>
          </w:tcPr>
          <w:p w14:paraId="06B988CD" w14:textId="5E9B1FBC" w:rsidR="000F2D28" w:rsidRPr="00D73CEB" w:rsidRDefault="000F2D28" w:rsidP="00907A3A">
            <w:pPr>
              <w:spacing w:before="40" w:after="40" w:line="288" w:lineRule="auto"/>
              <w:jc w:val="center"/>
              <w:rPr>
                <w:rFonts w:ascii="Times New Roman" w:hAnsi="Times New Roman"/>
                <w:b/>
                <w:sz w:val="24"/>
                <w:szCs w:val="24"/>
              </w:rPr>
            </w:pPr>
            <w:r w:rsidRPr="00D73CEB">
              <w:rPr>
                <w:rFonts w:ascii="Times New Roman" w:hAnsi="Times New Roman"/>
                <w:b/>
                <w:sz w:val="24"/>
                <w:szCs w:val="24"/>
              </w:rPr>
              <w:t xml:space="preserve">ĐẠI DIỆN </w:t>
            </w:r>
            <w:r w:rsidR="00845C1C" w:rsidRPr="00D73CEB">
              <w:rPr>
                <w:rFonts w:ascii="Times New Roman" w:hAnsi="Times New Roman"/>
                <w:b/>
                <w:sz w:val="24"/>
                <w:szCs w:val="24"/>
              </w:rPr>
              <w:t>BÊN</w:t>
            </w:r>
            <w:r w:rsidRPr="00D73CEB">
              <w:rPr>
                <w:rFonts w:ascii="Times New Roman" w:hAnsi="Times New Roman"/>
                <w:b/>
                <w:sz w:val="24"/>
                <w:szCs w:val="24"/>
              </w:rPr>
              <w:t xml:space="preserve"> B</w:t>
            </w:r>
          </w:p>
        </w:tc>
      </w:tr>
      <w:tr w:rsidR="003C0E0C" w:rsidRPr="00D73CEB" w14:paraId="7FC57340" w14:textId="77777777" w:rsidTr="00E26E8E">
        <w:trPr>
          <w:trHeight w:val="565"/>
        </w:trPr>
        <w:tc>
          <w:tcPr>
            <w:tcW w:w="4252" w:type="dxa"/>
            <w:hideMark/>
          </w:tcPr>
          <w:p w14:paraId="593FF03E" w14:textId="1BE6840D" w:rsidR="003C0E0C" w:rsidRPr="00D73CEB" w:rsidRDefault="003C0E0C" w:rsidP="003C0E0C">
            <w:pPr>
              <w:widowControl w:val="0"/>
              <w:spacing w:beforeLines="40" w:before="96" w:afterLines="40" w:after="96" w:line="240" w:lineRule="atLeast"/>
              <w:jc w:val="center"/>
              <w:rPr>
                <w:rFonts w:ascii="Times New Roman" w:hAnsi="Times New Roman"/>
                <w:i/>
                <w:iCs/>
                <w:sz w:val="24"/>
                <w:szCs w:val="24"/>
              </w:rPr>
            </w:pPr>
            <w:r w:rsidRPr="00D73CEB">
              <w:rPr>
                <w:rFonts w:ascii="Times New Roman" w:hAnsi="Times New Roman"/>
                <w:i/>
                <w:iCs/>
                <w:sz w:val="24"/>
                <w:szCs w:val="24"/>
              </w:rPr>
              <w:t>(Ký, ghi rõ họ tên)</w:t>
            </w:r>
          </w:p>
          <w:p w14:paraId="7564B0AD" w14:textId="77777777" w:rsidR="003C0E0C" w:rsidRPr="00D73CEB" w:rsidRDefault="003C0E0C" w:rsidP="003C0E0C">
            <w:pPr>
              <w:widowControl w:val="0"/>
              <w:spacing w:beforeLines="40" w:before="96" w:afterLines="40" w:after="96" w:line="240" w:lineRule="atLeast"/>
              <w:jc w:val="center"/>
              <w:rPr>
                <w:rFonts w:ascii="Times New Roman" w:hAnsi="Times New Roman"/>
                <w:i/>
                <w:iCs/>
                <w:sz w:val="24"/>
                <w:szCs w:val="24"/>
              </w:rPr>
            </w:pPr>
          </w:p>
          <w:p w14:paraId="04F04D19" w14:textId="2DD69388" w:rsidR="003C0E0C" w:rsidRPr="00D73CEB" w:rsidRDefault="003C0E0C" w:rsidP="003C0E0C">
            <w:pPr>
              <w:widowControl w:val="0"/>
              <w:spacing w:beforeLines="40" w:before="96" w:afterLines="40" w:after="96" w:line="240" w:lineRule="atLeast"/>
              <w:jc w:val="center"/>
              <w:rPr>
                <w:rFonts w:ascii="Times New Roman" w:hAnsi="Times New Roman"/>
                <w:b/>
                <w:sz w:val="44"/>
                <w:szCs w:val="44"/>
              </w:rPr>
            </w:pPr>
            <w:r w:rsidRPr="00D73CEB">
              <w:rPr>
                <w:rFonts w:ascii="Times New Roman" w:hAnsi="Times New Roman"/>
                <w:b/>
                <w:sz w:val="44"/>
                <w:szCs w:val="44"/>
              </w:rPr>
              <w:br/>
            </w:r>
          </w:p>
          <w:p w14:paraId="11CA7201" w14:textId="77777777" w:rsidR="003C0E0C" w:rsidRPr="00D73CEB" w:rsidRDefault="003C0E0C" w:rsidP="003C0E0C">
            <w:pPr>
              <w:widowControl w:val="0"/>
              <w:spacing w:beforeLines="40" w:before="96" w:afterLines="40" w:after="96" w:line="240" w:lineRule="atLeast"/>
              <w:jc w:val="center"/>
              <w:rPr>
                <w:rFonts w:ascii="Times New Roman" w:hAnsi="Times New Roman"/>
                <w:b/>
                <w:sz w:val="24"/>
                <w:szCs w:val="24"/>
              </w:rPr>
            </w:pPr>
          </w:p>
          <w:p w14:paraId="1E845380" w14:textId="77777777" w:rsidR="003C0E0C" w:rsidRPr="00D73CEB" w:rsidRDefault="003C0E0C" w:rsidP="003C0E0C">
            <w:pPr>
              <w:widowControl w:val="0"/>
              <w:spacing w:beforeLines="40" w:before="96" w:afterLines="40" w:after="96" w:line="240" w:lineRule="atLeast"/>
              <w:jc w:val="center"/>
              <w:rPr>
                <w:rFonts w:ascii="Times New Roman" w:hAnsi="Times New Roman"/>
                <w:b/>
                <w:sz w:val="24"/>
                <w:szCs w:val="24"/>
              </w:rPr>
            </w:pPr>
          </w:p>
          <w:p w14:paraId="22ED39F9" w14:textId="4D76AC37" w:rsidR="003C0E0C" w:rsidRPr="00D73CEB" w:rsidRDefault="003C0E0C" w:rsidP="003C0E0C">
            <w:pPr>
              <w:spacing w:before="40" w:after="40" w:line="288" w:lineRule="auto"/>
              <w:jc w:val="center"/>
              <w:rPr>
                <w:rFonts w:ascii="Times New Roman" w:hAnsi="Times New Roman"/>
                <w:i/>
                <w:sz w:val="24"/>
                <w:szCs w:val="24"/>
              </w:rPr>
            </w:pPr>
          </w:p>
        </w:tc>
        <w:tc>
          <w:tcPr>
            <w:tcW w:w="4253" w:type="dxa"/>
            <w:hideMark/>
          </w:tcPr>
          <w:p w14:paraId="49A8FED5" w14:textId="77777777" w:rsidR="003C0E0C" w:rsidRPr="00D73CEB" w:rsidRDefault="003C0E0C" w:rsidP="003C0E0C">
            <w:pPr>
              <w:widowControl w:val="0"/>
              <w:spacing w:beforeLines="40" w:before="96" w:afterLines="40" w:after="96" w:line="240" w:lineRule="atLeast"/>
              <w:jc w:val="center"/>
              <w:rPr>
                <w:rFonts w:ascii="Times New Roman" w:hAnsi="Times New Roman"/>
                <w:i/>
                <w:iCs/>
                <w:sz w:val="24"/>
                <w:szCs w:val="24"/>
              </w:rPr>
            </w:pPr>
            <w:r w:rsidRPr="00D73CEB">
              <w:rPr>
                <w:rFonts w:ascii="Times New Roman" w:hAnsi="Times New Roman"/>
                <w:i/>
                <w:iCs/>
                <w:sz w:val="24"/>
                <w:szCs w:val="24"/>
              </w:rPr>
              <w:t>(Ký, ghi rõ họ tên)</w:t>
            </w:r>
          </w:p>
          <w:p w14:paraId="7345012D" w14:textId="77777777" w:rsidR="003C0E0C" w:rsidRPr="00D73CEB" w:rsidRDefault="003C0E0C" w:rsidP="003C0E0C">
            <w:pPr>
              <w:widowControl w:val="0"/>
              <w:spacing w:beforeLines="40" w:before="96" w:afterLines="40" w:after="96" w:line="240" w:lineRule="atLeast"/>
              <w:jc w:val="center"/>
              <w:rPr>
                <w:rFonts w:ascii="Times New Roman" w:hAnsi="Times New Roman"/>
                <w:sz w:val="24"/>
                <w:szCs w:val="24"/>
              </w:rPr>
            </w:pPr>
          </w:p>
          <w:p w14:paraId="394B0659" w14:textId="77777777" w:rsidR="003C0E0C" w:rsidRPr="00D73CEB" w:rsidRDefault="003C0E0C" w:rsidP="003C0E0C">
            <w:pPr>
              <w:widowControl w:val="0"/>
              <w:spacing w:beforeLines="40" w:before="96" w:afterLines="40" w:after="96" w:line="240" w:lineRule="atLeast"/>
              <w:jc w:val="center"/>
              <w:rPr>
                <w:rFonts w:ascii="Times New Roman" w:hAnsi="Times New Roman"/>
                <w:sz w:val="24"/>
                <w:szCs w:val="24"/>
              </w:rPr>
            </w:pPr>
          </w:p>
          <w:p w14:paraId="0E3F467F" w14:textId="77777777" w:rsidR="003C0E0C" w:rsidRPr="00D73CEB" w:rsidRDefault="003C0E0C" w:rsidP="003C0E0C">
            <w:pPr>
              <w:widowControl w:val="0"/>
              <w:spacing w:beforeLines="40" w:before="96" w:afterLines="40" w:after="96" w:line="240" w:lineRule="atLeast"/>
              <w:jc w:val="center"/>
              <w:rPr>
                <w:rFonts w:ascii="Times New Roman" w:hAnsi="Times New Roman"/>
                <w:sz w:val="24"/>
                <w:szCs w:val="24"/>
              </w:rPr>
            </w:pPr>
          </w:p>
          <w:p w14:paraId="2C803886" w14:textId="77777777" w:rsidR="003C0E0C" w:rsidRPr="00D73CEB" w:rsidRDefault="003C0E0C" w:rsidP="003C0E0C">
            <w:pPr>
              <w:widowControl w:val="0"/>
              <w:spacing w:beforeLines="40" w:before="96" w:afterLines="40" w:after="96" w:line="240" w:lineRule="atLeast"/>
              <w:rPr>
                <w:rFonts w:ascii="Times New Roman" w:hAnsi="Times New Roman"/>
                <w:sz w:val="24"/>
                <w:szCs w:val="24"/>
              </w:rPr>
            </w:pPr>
          </w:p>
          <w:p w14:paraId="4E0543F8" w14:textId="77777777" w:rsidR="003C0E0C" w:rsidRPr="00D73CEB" w:rsidRDefault="003C0E0C" w:rsidP="003C0E0C">
            <w:pPr>
              <w:widowControl w:val="0"/>
              <w:spacing w:beforeLines="40" w:before="96" w:afterLines="40" w:after="96" w:line="240" w:lineRule="atLeast"/>
              <w:jc w:val="center"/>
              <w:rPr>
                <w:rFonts w:ascii="Times New Roman" w:hAnsi="Times New Roman"/>
                <w:b/>
                <w:sz w:val="24"/>
                <w:szCs w:val="24"/>
              </w:rPr>
            </w:pPr>
          </w:p>
          <w:p w14:paraId="01D5BD22" w14:textId="558425BF" w:rsidR="003C0E0C" w:rsidRPr="00D73CEB" w:rsidRDefault="003C0E0C" w:rsidP="003C0E0C">
            <w:pPr>
              <w:spacing w:before="40" w:after="40" w:line="288" w:lineRule="auto"/>
              <w:jc w:val="center"/>
              <w:rPr>
                <w:rFonts w:ascii="Times New Roman" w:hAnsi="Times New Roman"/>
                <w:i/>
                <w:sz w:val="24"/>
                <w:szCs w:val="24"/>
              </w:rPr>
            </w:pPr>
          </w:p>
        </w:tc>
      </w:tr>
      <w:tr w:rsidR="003C0E0C" w:rsidRPr="00D73CEB" w14:paraId="115A33FD" w14:textId="77777777" w:rsidTr="00E26E8E">
        <w:trPr>
          <w:trHeight w:val="991"/>
        </w:trPr>
        <w:tc>
          <w:tcPr>
            <w:tcW w:w="4252" w:type="dxa"/>
          </w:tcPr>
          <w:p w14:paraId="7A494D75" w14:textId="4C837CB4" w:rsidR="003C0E0C" w:rsidRPr="00D73CEB" w:rsidRDefault="0014181C" w:rsidP="003C0E0C">
            <w:pPr>
              <w:spacing w:before="40" w:after="40" w:line="288" w:lineRule="auto"/>
              <w:jc w:val="center"/>
              <w:rPr>
                <w:rFonts w:ascii="Times New Roman" w:hAnsi="Times New Roman"/>
                <w:b/>
                <w:sz w:val="24"/>
                <w:szCs w:val="24"/>
              </w:rPr>
            </w:pPr>
            <w:r w:rsidRPr="00D73CEB">
              <w:rPr>
                <w:rFonts w:ascii="Times New Roman" w:hAnsi="Times New Roman"/>
                <w:b/>
                <w:sz w:val="24"/>
                <w:szCs w:val="24"/>
              </w:rPr>
              <w:t>HÀ ĐỨC CƯỜNG</w:t>
            </w:r>
          </w:p>
        </w:tc>
        <w:tc>
          <w:tcPr>
            <w:tcW w:w="4253" w:type="dxa"/>
          </w:tcPr>
          <w:p w14:paraId="0DEA0C05" w14:textId="77777777" w:rsidR="003C0E0C" w:rsidRPr="00D73CEB" w:rsidRDefault="003C0E0C" w:rsidP="003C0E0C">
            <w:pPr>
              <w:widowControl w:val="0"/>
              <w:spacing w:beforeLines="40" w:before="96" w:afterLines="40" w:after="96" w:line="240" w:lineRule="atLeast"/>
              <w:jc w:val="center"/>
              <w:rPr>
                <w:rFonts w:ascii="Times New Roman" w:hAnsi="Times New Roman"/>
                <w:b/>
                <w:sz w:val="24"/>
                <w:szCs w:val="24"/>
              </w:rPr>
            </w:pPr>
            <w:r w:rsidRPr="00D73CEB">
              <w:rPr>
                <w:rFonts w:ascii="Times New Roman" w:hAnsi="Times New Roman"/>
                <w:b/>
                <w:sz w:val="24"/>
                <w:szCs w:val="24"/>
              </w:rPr>
              <w:t>NGUYỄN THẾ TÂN</w:t>
            </w:r>
          </w:p>
          <w:p w14:paraId="692D7E7B" w14:textId="77777777" w:rsidR="003C0E0C" w:rsidRPr="00D73CEB" w:rsidRDefault="003C0E0C" w:rsidP="003C0E0C">
            <w:pPr>
              <w:spacing w:before="40" w:after="40" w:line="288" w:lineRule="auto"/>
              <w:jc w:val="center"/>
              <w:rPr>
                <w:rFonts w:ascii="Times New Roman" w:hAnsi="Times New Roman"/>
                <w:b/>
                <w:sz w:val="24"/>
                <w:szCs w:val="24"/>
              </w:rPr>
            </w:pPr>
          </w:p>
        </w:tc>
      </w:tr>
    </w:tbl>
    <w:p w14:paraId="4F760B7D" w14:textId="2AF5FED3" w:rsidR="008B2AE9" w:rsidRPr="00D73CEB" w:rsidRDefault="008B2AE9">
      <w:pPr>
        <w:rPr>
          <w:rFonts w:ascii="Times New Roman" w:hAnsi="Times New Roman"/>
        </w:rPr>
      </w:pPr>
    </w:p>
    <w:p w14:paraId="4C31C350" w14:textId="349BA3AA" w:rsidR="008B2AE9" w:rsidRPr="00D73CEB" w:rsidRDefault="008B2AE9">
      <w:pPr>
        <w:spacing w:after="160" w:line="259" w:lineRule="auto"/>
        <w:rPr>
          <w:rFonts w:ascii="Times New Roman" w:hAnsi="Times New Roman"/>
          <w:b/>
          <w:bCs/>
          <w:sz w:val="24"/>
          <w:szCs w:val="24"/>
          <w:lang w:val="pt-BR"/>
        </w:rPr>
      </w:pPr>
      <w:r w:rsidRPr="00D73CEB">
        <w:rPr>
          <w:rFonts w:ascii="Times New Roman" w:hAnsi="Times New Roman"/>
          <w:b/>
          <w:bCs/>
          <w:sz w:val="24"/>
          <w:szCs w:val="24"/>
          <w:lang w:val="pt-BR"/>
        </w:rPr>
        <w:br w:type="page"/>
      </w:r>
    </w:p>
    <w:p w14:paraId="78B70E4E" w14:textId="07C93593" w:rsidR="008B2AE9" w:rsidRPr="00D73CEB" w:rsidRDefault="008B2AE9" w:rsidP="008B2AE9">
      <w:pPr>
        <w:widowControl w:val="0"/>
        <w:spacing w:before="40" w:after="40" w:line="288" w:lineRule="auto"/>
        <w:jc w:val="center"/>
        <w:rPr>
          <w:rFonts w:ascii="Times New Roman" w:hAnsi="Times New Roman"/>
          <w:b/>
          <w:bCs/>
          <w:sz w:val="32"/>
          <w:szCs w:val="32"/>
          <w:lang w:val="pt-BR"/>
        </w:rPr>
      </w:pPr>
      <w:r w:rsidRPr="00D73CEB">
        <w:rPr>
          <w:rFonts w:ascii="Times New Roman" w:hAnsi="Times New Roman"/>
          <w:b/>
          <w:bCs/>
          <w:sz w:val="32"/>
          <w:szCs w:val="32"/>
          <w:lang w:val="pt-BR"/>
        </w:rPr>
        <w:lastRenderedPageBreak/>
        <w:t>PHỤ LỤC SỐ PL01</w:t>
      </w:r>
      <w:r w:rsidRPr="00D73CEB">
        <w:rPr>
          <w:rFonts w:ascii="Times New Roman" w:hAnsi="Times New Roman"/>
          <w:b/>
          <w:sz w:val="32"/>
          <w:szCs w:val="32"/>
          <w:lang w:val="pt-BR"/>
        </w:rPr>
        <w:t>BFXXXXXX/KH</w:t>
      </w:r>
    </w:p>
    <w:p w14:paraId="21ACC08C" w14:textId="77777777" w:rsidR="008B2AE9" w:rsidRPr="00D73CEB" w:rsidRDefault="008B2AE9" w:rsidP="008B2AE9">
      <w:pPr>
        <w:widowControl w:val="0"/>
        <w:spacing w:before="40" w:after="40" w:line="288" w:lineRule="auto"/>
        <w:jc w:val="center"/>
        <w:rPr>
          <w:rFonts w:ascii="Times New Roman" w:hAnsi="Times New Roman"/>
          <w:b/>
          <w:sz w:val="24"/>
          <w:szCs w:val="24"/>
        </w:rPr>
      </w:pPr>
      <w:r w:rsidRPr="00D73CEB">
        <w:rPr>
          <w:rFonts w:ascii="Times New Roman" w:hAnsi="Times New Roman"/>
          <w:b/>
          <w:sz w:val="24"/>
          <w:szCs w:val="24"/>
        </w:rPr>
        <w:t>V/v: Thông tin Dịch vụ Thiết kế website</w:t>
      </w:r>
    </w:p>
    <w:p w14:paraId="7B637839" w14:textId="50E00B4A" w:rsidR="008B2AE9" w:rsidRPr="00D73CEB" w:rsidRDefault="008B2AE9" w:rsidP="008B2AE9">
      <w:pPr>
        <w:spacing w:before="40" w:after="40" w:line="288" w:lineRule="auto"/>
        <w:jc w:val="center"/>
        <w:rPr>
          <w:rFonts w:ascii="Times New Roman" w:hAnsi="Times New Roman"/>
          <w:b/>
          <w:sz w:val="24"/>
          <w:szCs w:val="24"/>
        </w:rPr>
      </w:pPr>
      <w:r w:rsidRPr="00D73CEB">
        <w:rPr>
          <w:rFonts w:ascii="Times New Roman" w:hAnsi="Times New Roman"/>
          <w:i/>
          <w:iCs/>
          <w:sz w:val="24"/>
          <w:szCs w:val="24"/>
        </w:rPr>
        <w:t xml:space="preserve">(Kèm theo Hợp đồng cung cấp Dịch vụ số </w:t>
      </w:r>
      <w:r w:rsidRPr="00D73CEB">
        <w:rPr>
          <w:rFonts w:ascii="Times New Roman" w:hAnsi="Times New Roman"/>
          <w:b/>
          <w:bCs/>
          <w:sz w:val="24"/>
          <w:szCs w:val="24"/>
        </w:rPr>
        <w:t>BFXXXXXX/KH</w:t>
      </w:r>
      <w:r w:rsidRPr="00D73CEB">
        <w:rPr>
          <w:rFonts w:ascii="Times New Roman" w:hAnsi="Times New Roman"/>
          <w:sz w:val="24"/>
          <w:szCs w:val="24"/>
        </w:rPr>
        <w:t>)</w:t>
      </w:r>
    </w:p>
    <w:p w14:paraId="320819D8" w14:textId="7226F808" w:rsidR="008B2AE9" w:rsidRPr="00D73CEB" w:rsidRDefault="008B2AE9" w:rsidP="008B2AE9">
      <w:pPr>
        <w:numPr>
          <w:ilvl w:val="0"/>
          <w:numId w:val="8"/>
        </w:numPr>
        <w:spacing w:before="40" w:after="40" w:line="288" w:lineRule="auto"/>
        <w:ind w:left="360"/>
        <w:jc w:val="both"/>
        <w:textAlignment w:val="baseline"/>
        <w:rPr>
          <w:rFonts w:ascii="Times New Roman" w:hAnsi="Times New Roman"/>
          <w:i/>
          <w:iCs/>
          <w:sz w:val="24"/>
          <w:szCs w:val="24"/>
        </w:rPr>
      </w:pPr>
      <w:r w:rsidRPr="00D73CEB">
        <w:rPr>
          <w:rFonts w:ascii="Times New Roman" w:hAnsi="Times New Roman"/>
          <w:i/>
          <w:iCs/>
          <w:sz w:val="24"/>
          <w:szCs w:val="24"/>
        </w:rPr>
        <w:t xml:space="preserve">Căn cứ Hợp đồng cung cấp Dịch vụ số </w:t>
      </w:r>
      <w:r w:rsidRPr="00D73CEB">
        <w:rPr>
          <w:rFonts w:ascii="Times New Roman" w:hAnsi="Times New Roman"/>
          <w:b/>
          <w:bCs/>
          <w:sz w:val="24"/>
          <w:szCs w:val="24"/>
        </w:rPr>
        <w:t xml:space="preserve">BFXXXXXX/KH </w:t>
      </w:r>
      <w:r w:rsidRPr="00D73CEB">
        <w:rPr>
          <w:rFonts w:ascii="Times New Roman" w:hAnsi="Times New Roman"/>
          <w:i/>
          <w:iCs/>
          <w:sz w:val="24"/>
          <w:szCs w:val="24"/>
        </w:rPr>
        <w:t>ký kết ngày</w:t>
      </w:r>
      <w:r w:rsidRPr="00D73CEB">
        <w:rPr>
          <w:rFonts w:ascii="Times New Roman" w:hAnsi="Times New Roman"/>
          <w:i/>
          <w:iCs/>
          <w:sz w:val="24"/>
          <w:szCs w:val="24"/>
          <w:lang w:val="vi-VN"/>
        </w:rPr>
        <w:t xml:space="preserve"> </w:t>
      </w:r>
      <w:r w:rsidR="00202503" w:rsidRPr="00D73CEB">
        <w:rPr>
          <w:rFonts w:ascii="Times New Roman" w:hAnsi="Times New Roman"/>
          <w:i/>
          <w:iCs/>
          <w:sz w:val="24"/>
          <w:szCs w:val="24"/>
        </w:rPr>
        <w:t>20/05/2025</w:t>
      </w:r>
    </w:p>
    <w:p w14:paraId="7BD4461D" w14:textId="77777777" w:rsidR="008B2AE9" w:rsidRPr="00D73CEB" w:rsidRDefault="008B2AE9" w:rsidP="008B2AE9">
      <w:pPr>
        <w:numPr>
          <w:ilvl w:val="0"/>
          <w:numId w:val="8"/>
        </w:numPr>
        <w:spacing w:before="40" w:after="40" w:line="288" w:lineRule="auto"/>
        <w:ind w:left="360"/>
        <w:jc w:val="both"/>
        <w:textAlignment w:val="baseline"/>
        <w:rPr>
          <w:rFonts w:ascii="Times New Roman" w:hAnsi="Times New Roman"/>
          <w:i/>
          <w:iCs/>
          <w:sz w:val="24"/>
          <w:szCs w:val="24"/>
        </w:rPr>
      </w:pPr>
      <w:r w:rsidRPr="00D73CEB">
        <w:rPr>
          <w:rFonts w:ascii="Times New Roman" w:hAnsi="Times New Roman"/>
          <w:i/>
          <w:iCs/>
          <w:sz w:val="24"/>
          <w:szCs w:val="24"/>
        </w:rPr>
        <w:t xml:space="preserve">Căn cứ nhu cầu và khả năng của hai Bên; </w:t>
      </w:r>
    </w:p>
    <w:p w14:paraId="1992ADCA" w14:textId="105C8A50" w:rsidR="008B2AE9" w:rsidRPr="00D73CEB" w:rsidRDefault="008B2AE9" w:rsidP="008B2AE9">
      <w:pPr>
        <w:spacing w:before="40" w:after="40" w:line="288" w:lineRule="auto"/>
        <w:rPr>
          <w:rFonts w:ascii="Times New Roman" w:hAnsi="Times New Roman"/>
          <w:sz w:val="24"/>
          <w:szCs w:val="24"/>
        </w:rPr>
      </w:pPr>
      <w:r w:rsidRPr="00D73CEB">
        <w:rPr>
          <w:rFonts w:ascii="Times New Roman" w:hAnsi="Times New Roman"/>
          <w:sz w:val="24"/>
          <w:szCs w:val="24"/>
        </w:rPr>
        <w:t xml:space="preserve">Hôm nay, </w:t>
      </w:r>
      <w:r w:rsidR="0014181C" w:rsidRPr="00D73CEB">
        <w:rPr>
          <w:rFonts w:ascii="Times New Roman" w:hAnsi="Times New Roman"/>
          <w:sz w:val="24"/>
          <w:szCs w:val="24"/>
        </w:rPr>
        <w:t>ngày 20 tháng 05 năm 2025</w:t>
      </w:r>
      <w:r w:rsidRPr="00D73CEB">
        <w:rPr>
          <w:rFonts w:ascii="Times New Roman" w:hAnsi="Times New Roman"/>
          <w:sz w:val="24"/>
          <w:szCs w:val="24"/>
        </w:rPr>
        <w:t>, tại Công ty cổ phần VCCorp, đại diện hai Bên gồm có:</w:t>
      </w:r>
    </w:p>
    <w:tbl>
      <w:tblPr>
        <w:tblW w:w="10188" w:type="dxa"/>
        <w:tblInd w:w="18" w:type="dxa"/>
        <w:tblLook w:val="04A0" w:firstRow="1" w:lastRow="0" w:firstColumn="1" w:lastColumn="0" w:noHBand="0" w:noVBand="1"/>
      </w:tblPr>
      <w:tblGrid>
        <w:gridCol w:w="1777"/>
        <w:gridCol w:w="270"/>
        <w:gridCol w:w="3690"/>
        <w:gridCol w:w="4451"/>
      </w:tblGrid>
      <w:tr w:rsidR="0014181C" w:rsidRPr="00D73CEB" w14:paraId="649F1487" w14:textId="77777777" w:rsidTr="003C3E98">
        <w:trPr>
          <w:trHeight w:val="340"/>
        </w:trPr>
        <w:tc>
          <w:tcPr>
            <w:tcW w:w="1777" w:type="dxa"/>
            <w:shd w:val="clear" w:color="auto" w:fill="FFFFFF"/>
            <w:vAlign w:val="center"/>
            <w:hideMark/>
          </w:tcPr>
          <w:p w14:paraId="2B21DD8D"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b/>
                <w:sz w:val="24"/>
                <w:szCs w:val="24"/>
              </w:rPr>
              <w:t>BÊN A</w:t>
            </w:r>
          </w:p>
        </w:tc>
        <w:tc>
          <w:tcPr>
            <w:tcW w:w="270" w:type="dxa"/>
            <w:shd w:val="clear" w:color="auto" w:fill="FFFFFF"/>
            <w:vAlign w:val="center"/>
            <w:hideMark/>
          </w:tcPr>
          <w:p w14:paraId="4D3D226B"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3D5E458D" w14:textId="51360A48" w:rsidR="0014181C" w:rsidRPr="00D73CEB" w:rsidRDefault="0014181C" w:rsidP="0014181C">
            <w:pPr>
              <w:spacing w:before="40" w:after="40" w:line="288" w:lineRule="auto"/>
              <w:ind w:left="-90"/>
              <w:rPr>
                <w:rFonts w:ascii="Times New Roman" w:hAnsi="Times New Roman"/>
                <w:b/>
                <w:bCs/>
                <w:sz w:val="24"/>
                <w:szCs w:val="24"/>
              </w:rPr>
            </w:pPr>
            <w:r w:rsidRPr="00D73CEB">
              <w:rPr>
                <w:rFonts w:ascii="Times New Roman" w:hAnsi="Times New Roman"/>
                <w:b/>
                <w:bCs/>
                <w:sz w:val="24"/>
                <w:szCs w:val="24"/>
              </w:rPr>
              <w:t>VĂN PHÒNG CÔNG CHỨNG CHÂU Á</w:t>
            </w:r>
          </w:p>
        </w:tc>
      </w:tr>
      <w:tr w:rsidR="0014181C" w:rsidRPr="00D73CEB" w14:paraId="3B06A875" w14:textId="77777777" w:rsidTr="003C3E98">
        <w:trPr>
          <w:trHeight w:val="340"/>
        </w:trPr>
        <w:tc>
          <w:tcPr>
            <w:tcW w:w="1777" w:type="dxa"/>
            <w:shd w:val="clear" w:color="auto" w:fill="FFFFFF"/>
            <w:vAlign w:val="center"/>
            <w:hideMark/>
          </w:tcPr>
          <w:p w14:paraId="45E364DF"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3FA19315"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34945ED4" w14:textId="16D33665"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44 Võ Văn Tần, Phường Võ Thị Sáu, Quận 3, TP Hồ Chí Minh.</w:t>
            </w:r>
          </w:p>
        </w:tc>
      </w:tr>
      <w:tr w:rsidR="0014181C" w:rsidRPr="00D73CEB" w14:paraId="4AD049A4" w14:textId="77777777" w:rsidTr="003C3E98">
        <w:trPr>
          <w:trHeight w:val="340"/>
        </w:trPr>
        <w:tc>
          <w:tcPr>
            <w:tcW w:w="1777" w:type="dxa"/>
            <w:shd w:val="clear" w:color="auto" w:fill="FFFFFF"/>
            <w:vAlign w:val="center"/>
            <w:hideMark/>
          </w:tcPr>
          <w:p w14:paraId="09796840"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11A10744"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69A06F07" w14:textId="3A906854" w:rsidR="0014181C" w:rsidRPr="00D73CEB" w:rsidRDefault="0014181C" w:rsidP="0014181C">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0312112598</w:t>
            </w:r>
          </w:p>
        </w:tc>
      </w:tr>
      <w:tr w:rsidR="0014181C" w:rsidRPr="00D73CEB" w14:paraId="270024C8" w14:textId="77777777" w:rsidTr="003C3E98">
        <w:trPr>
          <w:trHeight w:val="340"/>
        </w:trPr>
        <w:tc>
          <w:tcPr>
            <w:tcW w:w="1777" w:type="dxa"/>
            <w:shd w:val="clear" w:color="auto" w:fill="FFFFFF"/>
            <w:vAlign w:val="center"/>
            <w:hideMark/>
          </w:tcPr>
          <w:p w14:paraId="33A5FA36"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017CB719"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2888E684" w14:textId="694196D1" w:rsidR="0014181C" w:rsidRPr="00D73CEB" w:rsidRDefault="0014181C" w:rsidP="0014181C">
            <w:pPr>
              <w:spacing w:before="40" w:after="40" w:line="288" w:lineRule="auto"/>
              <w:ind w:left="-90"/>
              <w:jc w:val="both"/>
              <w:rPr>
                <w:rFonts w:ascii="Times New Roman" w:hAnsi="Times New Roman"/>
                <w:b/>
                <w:sz w:val="24"/>
                <w:szCs w:val="24"/>
              </w:rPr>
            </w:pPr>
            <w:r w:rsidRPr="00D73CEB">
              <w:rPr>
                <w:rFonts w:ascii="Times New Roman" w:hAnsi="Times New Roman"/>
                <w:sz w:val="24"/>
                <w:szCs w:val="24"/>
              </w:rPr>
              <w:t xml:space="preserve">Ông </w:t>
            </w:r>
            <w:r w:rsidRPr="00D73CEB">
              <w:rPr>
                <w:rFonts w:ascii="Times New Roman" w:hAnsi="Times New Roman"/>
                <w:b/>
                <w:bCs/>
                <w:sz w:val="24"/>
                <w:szCs w:val="24"/>
              </w:rPr>
              <w:t>Hà Đức Cường</w:t>
            </w:r>
          </w:p>
        </w:tc>
      </w:tr>
      <w:tr w:rsidR="0014181C" w:rsidRPr="00D73CEB" w14:paraId="5D7AFC60" w14:textId="77777777" w:rsidTr="003C3E98">
        <w:trPr>
          <w:trHeight w:val="340"/>
        </w:trPr>
        <w:tc>
          <w:tcPr>
            <w:tcW w:w="1777" w:type="dxa"/>
            <w:shd w:val="clear" w:color="auto" w:fill="FFFFFF"/>
            <w:vAlign w:val="center"/>
            <w:hideMark/>
          </w:tcPr>
          <w:p w14:paraId="4B8FCEEE"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6702607B"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613C32F0" w14:textId="04F0FD91" w:rsidR="0014181C" w:rsidRPr="00D73CEB" w:rsidRDefault="0014181C" w:rsidP="0014181C">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Giám đốc Điều hành</w:t>
            </w:r>
          </w:p>
        </w:tc>
      </w:tr>
      <w:tr w:rsidR="0014181C" w:rsidRPr="00D73CEB" w14:paraId="358232CD" w14:textId="77777777" w:rsidTr="003C3E98">
        <w:trPr>
          <w:trHeight w:val="340"/>
        </w:trPr>
        <w:tc>
          <w:tcPr>
            <w:tcW w:w="1777" w:type="dxa"/>
            <w:shd w:val="clear" w:color="auto" w:fill="FFFFFF"/>
            <w:vAlign w:val="center"/>
          </w:tcPr>
          <w:p w14:paraId="5230CAE3"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tcPr>
          <w:p w14:paraId="34E44267" w14:textId="77777777"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tcPr>
          <w:p w14:paraId="33D43E63" w14:textId="20B7928D" w:rsidR="0014181C" w:rsidRPr="00D73CEB" w:rsidRDefault="0014181C" w:rsidP="0014181C">
            <w:pPr>
              <w:spacing w:before="40" w:after="40" w:line="288" w:lineRule="auto"/>
              <w:ind w:left="-90"/>
              <w:rPr>
                <w:rFonts w:ascii="Times New Roman" w:hAnsi="Times New Roman"/>
                <w:sz w:val="24"/>
                <w:szCs w:val="24"/>
              </w:rPr>
            </w:pPr>
            <w:r w:rsidRPr="00D73CEB">
              <w:rPr>
                <w:rFonts w:ascii="Times New Roman" w:hAnsi="Times New Roman"/>
                <w:sz w:val="24"/>
                <w:szCs w:val="24"/>
              </w:rPr>
              <w:t>028 3930 0903</w:t>
            </w:r>
          </w:p>
        </w:tc>
        <w:tc>
          <w:tcPr>
            <w:tcW w:w="4451" w:type="dxa"/>
            <w:shd w:val="clear" w:color="auto" w:fill="FFFFFF"/>
          </w:tcPr>
          <w:p w14:paraId="706A350D" w14:textId="77777777" w:rsidR="0014181C" w:rsidRPr="00D73CEB" w:rsidRDefault="0014181C" w:rsidP="0014181C">
            <w:pPr>
              <w:spacing w:before="40" w:after="40" w:line="288" w:lineRule="auto"/>
              <w:ind w:left="-90"/>
              <w:jc w:val="both"/>
              <w:rPr>
                <w:rFonts w:ascii="Times New Roman" w:hAnsi="Times New Roman"/>
                <w:sz w:val="24"/>
                <w:szCs w:val="24"/>
              </w:rPr>
            </w:pPr>
            <w:r w:rsidRPr="00D73CEB">
              <w:rPr>
                <w:rFonts w:ascii="Times New Roman" w:hAnsi="Times New Roman"/>
                <w:sz w:val="24"/>
                <w:szCs w:val="24"/>
              </w:rPr>
              <w:t>Fax:</w:t>
            </w:r>
          </w:p>
        </w:tc>
      </w:tr>
      <w:tr w:rsidR="008B2AE9" w:rsidRPr="00D73CEB" w14:paraId="7B386FA6" w14:textId="77777777" w:rsidTr="003C3E98">
        <w:trPr>
          <w:trHeight w:val="340"/>
        </w:trPr>
        <w:tc>
          <w:tcPr>
            <w:tcW w:w="1777" w:type="dxa"/>
            <w:shd w:val="clear" w:color="auto" w:fill="FFFFFF"/>
            <w:vAlign w:val="center"/>
            <w:hideMark/>
          </w:tcPr>
          <w:p w14:paraId="5EE3BEB5" w14:textId="77777777" w:rsidR="008B2AE9" w:rsidRPr="00D73CEB" w:rsidRDefault="008B2AE9" w:rsidP="003C3E98">
            <w:pPr>
              <w:spacing w:before="40" w:after="40" w:line="288" w:lineRule="auto"/>
              <w:ind w:left="-90"/>
              <w:rPr>
                <w:rFonts w:ascii="Times New Roman" w:hAnsi="Times New Roman"/>
                <w:b/>
                <w:sz w:val="24"/>
                <w:szCs w:val="24"/>
              </w:rPr>
            </w:pPr>
            <w:r w:rsidRPr="00D73CEB">
              <w:rPr>
                <w:rFonts w:ascii="Times New Roman" w:hAnsi="Times New Roman"/>
                <w:b/>
                <w:sz w:val="24"/>
                <w:szCs w:val="24"/>
              </w:rPr>
              <w:t xml:space="preserve">BÊN B                  </w:t>
            </w:r>
          </w:p>
        </w:tc>
        <w:tc>
          <w:tcPr>
            <w:tcW w:w="270" w:type="dxa"/>
            <w:shd w:val="clear" w:color="auto" w:fill="FFFFFF"/>
            <w:vAlign w:val="center"/>
            <w:hideMark/>
          </w:tcPr>
          <w:p w14:paraId="62181698" w14:textId="77777777" w:rsidR="008B2AE9" w:rsidRPr="00D73CEB" w:rsidRDefault="008B2AE9" w:rsidP="003C3E98">
            <w:pPr>
              <w:spacing w:before="40" w:after="40" w:line="288" w:lineRule="auto"/>
              <w:ind w:left="-90"/>
              <w:rPr>
                <w:rFonts w:ascii="Times New Roman" w:hAnsi="Times New Roman"/>
                <w:b/>
                <w:sz w:val="24"/>
                <w:szCs w:val="24"/>
              </w:rPr>
            </w:pPr>
            <w:r w:rsidRPr="00D73CEB">
              <w:rPr>
                <w:rFonts w:ascii="Times New Roman" w:hAnsi="Times New Roman"/>
                <w:b/>
                <w:sz w:val="24"/>
                <w:szCs w:val="24"/>
              </w:rPr>
              <w:t>:</w:t>
            </w:r>
          </w:p>
        </w:tc>
        <w:tc>
          <w:tcPr>
            <w:tcW w:w="8141" w:type="dxa"/>
            <w:gridSpan w:val="2"/>
            <w:shd w:val="clear" w:color="auto" w:fill="FFFFFF"/>
            <w:vAlign w:val="center"/>
            <w:hideMark/>
          </w:tcPr>
          <w:p w14:paraId="5127B430" w14:textId="77777777" w:rsidR="008B2AE9" w:rsidRPr="00D73CEB" w:rsidRDefault="008B2AE9" w:rsidP="003C3E98">
            <w:pPr>
              <w:spacing w:before="40" w:after="40" w:line="288" w:lineRule="auto"/>
              <w:ind w:left="-90"/>
              <w:rPr>
                <w:rFonts w:ascii="Times New Roman" w:hAnsi="Times New Roman"/>
                <w:b/>
                <w:sz w:val="24"/>
                <w:szCs w:val="24"/>
              </w:rPr>
            </w:pPr>
            <w:r w:rsidRPr="00D73CEB">
              <w:rPr>
                <w:rFonts w:ascii="Times New Roman" w:hAnsi="Times New Roman"/>
                <w:b/>
                <w:sz w:val="24"/>
                <w:szCs w:val="24"/>
              </w:rPr>
              <w:t>CÔNG TY CỔ PHẦN VCCORP</w:t>
            </w:r>
          </w:p>
        </w:tc>
      </w:tr>
      <w:tr w:rsidR="008B2AE9" w:rsidRPr="00D73CEB" w14:paraId="31F75766" w14:textId="77777777" w:rsidTr="003C3E98">
        <w:trPr>
          <w:trHeight w:val="640"/>
        </w:trPr>
        <w:tc>
          <w:tcPr>
            <w:tcW w:w="1777" w:type="dxa"/>
            <w:shd w:val="clear" w:color="auto" w:fill="FFFFFF"/>
            <w:vAlign w:val="center"/>
            <w:hideMark/>
          </w:tcPr>
          <w:p w14:paraId="3F2027D2"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4FA46826"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713C50DE" w14:textId="77777777" w:rsidR="008B2AE9" w:rsidRPr="00D73CEB" w:rsidRDefault="008B2AE9" w:rsidP="003C3E98">
            <w:pPr>
              <w:spacing w:before="40" w:after="40" w:line="288" w:lineRule="auto"/>
              <w:ind w:left="-90"/>
              <w:jc w:val="both"/>
              <w:rPr>
                <w:rFonts w:ascii="Times New Roman" w:hAnsi="Times New Roman"/>
                <w:sz w:val="24"/>
                <w:szCs w:val="24"/>
              </w:rPr>
            </w:pPr>
            <w:r w:rsidRPr="00D73CEB">
              <w:rPr>
                <w:rFonts w:ascii="Times New Roman" w:hAnsi="Times New Roman"/>
                <w:sz w:val="24"/>
                <w:szCs w:val="24"/>
              </w:rPr>
              <w:t>Số 01 phố Nguyễn Huy Tưởng, phường Thanh Xuân Trung, Quận Thanh Xuân, TP Hà Nội.</w:t>
            </w:r>
          </w:p>
        </w:tc>
      </w:tr>
      <w:tr w:rsidR="008B2AE9" w:rsidRPr="00D73CEB" w14:paraId="6C075503" w14:textId="77777777" w:rsidTr="003C3E98">
        <w:trPr>
          <w:trHeight w:val="340"/>
        </w:trPr>
        <w:tc>
          <w:tcPr>
            <w:tcW w:w="1777" w:type="dxa"/>
            <w:shd w:val="clear" w:color="auto" w:fill="FFFFFF"/>
            <w:vAlign w:val="center"/>
            <w:hideMark/>
          </w:tcPr>
          <w:p w14:paraId="78E0BC8B"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60AE0E30"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106344A5"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0101871229</w:t>
            </w:r>
          </w:p>
        </w:tc>
        <w:tc>
          <w:tcPr>
            <w:tcW w:w="4451" w:type="dxa"/>
            <w:shd w:val="clear" w:color="auto" w:fill="FFFFFF"/>
          </w:tcPr>
          <w:p w14:paraId="4B4D356C" w14:textId="77777777" w:rsidR="008B2AE9" w:rsidRPr="00D73CEB" w:rsidRDefault="008B2AE9" w:rsidP="003C3E98">
            <w:pPr>
              <w:spacing w:before="40" w:after="40" w:line="288" w:lineRule="auto"/>
              <w:ind w:left="-90"/>
              <w:jc w:val="both"/>
              <w:rPr>
                <w:rFonts w:ascii="Times New Roman" w:hAnsi="Times New Roman"/>
                <w:sz w:val="24"/>
                <w:szCs w:val="24"/>
              </w:rPr>
            </w:pPr>
          </w:p>
        </w:tc>
      </w:tr>
      <w:tr w:rsidR="008B2AE9" w:rsidRPr="00D73CEB" w14:paraId="1F040EFA" w14:textId="77777777" w:rsidTr="003C3E98">
        <w:trPr>
          <w:trHeight w:val="340"/>
        </w:trPr>
        <w:tc>
          <w:tcPr>
            <w:tcW w:w="1777" w:type="dxa"/>
            <w:shd w:val="clear" w:color="auto" w:fill="FFFFFF"/>
            <w:vAlign w:val="center"/>
            <w:hideMark/>
          </w:tcPr>
          <w:p w14:paraId="705539B1"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109320D5"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775F43A6"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Ông </w:t>
            </w:r>
            <w:r w:rsidRPr="00D73CEB">
              <w:rPr>
                <w:rFonts w:ascii="Times New Roman" w:hAnsi="Times New Roman"/>
                <w:b/>
                <w:sz w:val="24"/>
                <w:szCs w:val="24"/>
              </w:rPr>
              <w:t>Nguyễn Thế Tân</w:t>
            </w:r>
          </w:p>
        </w:tc>
        <w:tc>
          <w:tcPr>
            <w:tcW w:w="4451" w:type="dxa"/>
            <w:shd w:val="clear" w:color="auto" w:fill="FFFFFF"/>
          </w:tcPr>
          <w:p w14:paraId="1CB320F5" w14:textId="77777777" w:rsidR="008B2AE9" w:rsidRPr="00D73CEB" w:rsidRDefault="008B2AE9" w:rsidP="003C3E98">
            <w:pPr>
              <w:spacing w:before="40" w:after="40" w:line="288" w:lineRule="auto"/>
              <w:ind w:left="-90"/>
              <w:jc w:val="both"/>
              <w:rPr>
                <w:rFonts w:ascii="Times New Roman" w:hAnsi="Times New Roman"/>
                <w:sz w:val="24"/>
                <w:szCs w:val="24"/>
              </w:rPr>
            </w:pPr>
          </w:p>
        </w:tc>
      </w:tr>
      <w:tr w:rsidR="008B2AE9" w:rsidRPr="00D73CEB" w14:paraId="4CA41527" w14:textId="77777777" w:rsidTr="003C3E98">
        <w:trPr>
          <w:trHeight w:val="340"/>
        </w:trPr>
        <w:tc>
          <w:tcPr>
            <w:tcW w:w="1777" w:type="dxa"/>
            <w:shd w:val="clear" w:color="auto" w:fill="FFFFFF"/>
            <w:vAlign w:val="center"/>
            <w:hideMark/>
          </w:tcPr>
          <w:p w14:paraId="79BF5A98"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3D0367E3"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46B5543E"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Tổng Giám đốc</w:t>
            </w:r>
          </w:p>
        </w:tc>
        <w:tc>
          <w:tcPr>
            <w:tcW w:w="4451" w:type="dxa"/>
            <w:shd w:val="clear" w:color="auto" w:fill="FFFFFF"/>
          </w:tcPr>
          <w:p w14:paraId="356DB421" w14:textId="77777777" w:rsidR="008B2AE9" w:rsidRPr="00D73CEB" w:rsidRDefault="008B2AE9" w:rsidP="003C3E98">
            <w:pPr>
              <w:spacing w:before="40" w:after="40" w:line="288" w:lineRule="auto"/>
              <w:ind w:left="-90"/>
              <w:jc w:val="both"/>
              <w:rPr>
                <w:rFonts w:ascii="Times New Roman" w:hAnsi="Times New Roman"/>
                <w:sz w:val="24"/>
                <w:szCs w:val="24"/>
              </w:rPr>
            </w:pPr>
          </w:p>
        </w:tc>
      </w:tr>
      <w:tr w:rsidR="008B2AE9" w:rsidRPr="00D73CEB" w14:paraId="0C5EE195" w14:textId="77777777" w:rsidTr="003C3E98">
        <w:trPr>
          <w:trHeight w:val="340"/>
        </w:trPr>
        <w:tc>
          <w:tcPr>
            <w:tcW w:w="1777" w:type="dxa"/>
            <w:shd w:val="clear" w:color="auto" w:fill="FFFFFF"/>
            <w:vAlign w:val="center"/>
            <w:hideMark/>
          </w:tcPr>
          <w:p w14:paraId="4DCC57BA"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hideMark/>
          </w:tcPr>
          <w:p w14:paraId="334E5D41"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605C428E"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024.7309.5555                                             </w:t>
            </w:r>
          </w:p>
        </w:tc>
        <w:tc>
          <w:tcPr>
            <w:tcW w:w="4451" w:type="dxa"/>
            <w:shd w:val="clear" w:color="auto" w:fill="FFFFFF"/>
            <w:vAlign w:val="bottom"/>
            <w:hideMark/>
          </w:tcPr>
          <w:p w14:paraId="4E72276A" w14:textId="77777777" w:rsidR="008B2AE9" w:rsidRPr="00D73CEB" w:rsidRDefault="008B2AE9" w:rsidP="003C3E98">
            <w:pPr>
              <w:spacing w:before="40" w:after="40" w:line="288" w:lineRule="auto"/>
              <w:rPr>
                <w:rFonts w:ascii="Times New Roman" w:hAnsi="Times New Roman"/>
                <w:sz w:val="24"/>
                <w:szCs w:val="24"/>
              </w:rPr>
            </w:pPr>
            <w:r w:rsidRPr="00D73CEB">
              <w:rPr>
                <w:rFonts w:ascii="Times New Roman" w:hAnsi="Times New Roman"/>
                <w:sz w:val="24"/>
                <w:szCs w:val="24"/>
              </w:rPr>
              <w:t>Fax: 024.974.3413</w:t>
            </w:r>
          </w:p>
        </w:tc>
      </w:tr>
      <w:tr w:rsidR="008B2AE9" w:rsidRPr="00D73CEB" w14:paraId="5A2335F2" w14:textId="77777777" w:rsidTr="003C3E98">
        <w:trPr>
          <w:trHeight w:val="340"/>
        </w:trPr>
        <w:tc>
          <w:tcPr>
            <w:tcW w:w="1777" w:type="dxa"/>
            <w:shd w:val="clear" w:color="auto" w:fill="FFFFFF"/>
            <w:vAlign w:val="center"/>
            <w:hideMark/>
          </w:tcPr>
          <w:p w14:paraId="2F00BCF7"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Số tài khoản        </w:t>
            </w:r>
          </w:p>
        </w:tc>
        <w:tc>
          <w:tcPr>
            <w:tcW w:w="270" w:type="dxa"/>
            <w:shd w:val="clear" w:color="auto" w:fill="FFFFFF"/>
            <w:vAlign w:val="center"/>
            <w:hideMark/>
          </w:tcPr>
          <w:p w14:paraId="4A5E0D2C" w14:textId="77777777" w:rsidR="008B2AE9" w:rsidRPr="00D73CEB" w:rsidRDefault="008B2AE9" w:rsidP="003C3E98">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152C28BA" w14:textId="77777777" w:rsidR="008B2AE9" w:rsidRPr="00D73CEB" w:rsidRDefault="008B2AE9" w:rsidP="003C3E98">
            <w:pPr>
              <w:spacing w:before="40" w:after="40" w:line="288" w:lineRule="auto"/>
              <w:ind w:left="-90"/>
              <w:jc w:val="both"/>
              <w:rPr>
                <w:rFonts w:ascii="Times New Roman" w:hAnsi="Times New Roman"/>
                <w:spacing w:val="-4"/>
                <w:sz w:val="24"/>
                <w:szCs w:val="24"/>
              </w:rPr>
            </w:pPr>
            <w:r w:rsidRPr="00D73CEB">
              <w:rPr>
                <w:rFonts w:ascii="Times New Roman" w:hAnsi="Times New Roman"/>
                <w:spacing w:val="-4"/>
                <w:sz w:val="24"/>
                <w:szCs w:val="24"/>
              </w:rPr>
              <w:t>0021001839243 Tại Ngân hàng TMCP Ngoại Thương Việt Nam – Chi nhánh Hà Nội</w:t>
            </w:r>
          </w:p>
        </w:tc>
      </w:tr>
    </w:tbl>
    <w:p w14:paraId="13D95E9B" w14:textId="0D46A718" w:rsidR="008B2AE9" w:rsidRPr="00D73CEB" w:rsidRDefault="008B2AE9" w:rsidP="008B2AE9">
      <w:pPr>
        <w:spacing w:before="40" w:after="40" w:line="288" w:lineRule="auto"/>
        <w:jc w:val="both"/>
        <w:rPr>
          <w:rFonts w:ascii="Times New Roman" w:hAnsi="Times New Roman"/>
          <w:sz w:val="24"/>
          <w:szCs w:val="24"/>
        </w:rPr>
      </w:pPr>
      <w:r w:rsidRPr="00D73CEB">
        <w:rPr>
          <w:rFonts w:ascii="Times New Roman" w:hAnsi="Times New Roman"/>
          <w:sz w:val="24"/>
          <w:szCs w:val="24"/>
        </w:rPr>
        <w:t xml:space="preserve">Sau khi thảo luận, hai Bên cùng thống nhất ký kết Phụ lục số </w:t>
      </w:r>
      <w:r w:rsidRPr="00D73CEB">
        <w:rPr>
          <w:rFonts w:ascii="Times New Roman" w:hAnsi="Times New Roman"/>
          <w:b/>
          <w:sz w:val="24"/>
          <w:szCs w:val="24"/>
        </w:rPr>
        <w:t>PL01</w:t>
      </w:r>
      <w:r w:rsidRPr="00D73CEB">
        <w:rPr>
          <w:rFonts w:ascii="Times New Roman" w:hAnsi="Times New Roman"/>
          <w:b/>
          <w:bCs/>
          <w:sz w:val="24"/>
          <w:szCs w:val="24"/>
        </w:rPr>
        <w:t xml:space="preserve">BFXXXXXX/KH </w:t>
      </w:r>
      <w:r w:rsidRPr="00D73CEB">
        <w:rPr>
          <w:rFonts w:ascii="Times New Roman" w:hAnsi="Times New Roman"/>
          <w:sz w:val="24"/>
          <w:szCs w:val="24"/>
        </w:rPr>
        <w:t xml:space="preserve">Hợp đồng cung cấp Dịch vụ số </w:t>
      </w:r>
      <w:r w:rsidRPr="00D73CEB">
        <w:rPr>
          <w:rFonts w:ascii="Times New Roman" w:hAnsi="Times New Roman"/>
          <w:b/>
          <w:sz w:val="24"/>
          <w:szCs w:val="24"/>
        </w:rPr>
        <w:t xml:space="preserve">BFXXXXXX/KH </w:t>
      </w:r>
      <w:r w:rsidRPr="00D73CEB">
        <w:rPr>
          <w:rFonts w:ascii="Times New Roman" w:hAnsi="Times New Roman"/>
          <w:sz w:val="24"/>
          <w:szCs w:val="24"/>
        </w:rPr>
        <w:t>(“</w:t>
      </w:r>
      <w:r w:rsidRPr="00D73CEB">
        <w:rPr>
          <w:rFonts w:ascii="Times New Roman" w:hAnsi="Times New Roman"/>
          <w:b/>
          <w:bCs/>
          <w:sz w:val="24"/>
          <w:szCs w:val="24"/>
        </w:rPr>
        <w:t>Hợp đồng</w:t>
      </w:r>
      <w:r w:rsidRPr="00D73CEB">
        <w:rPr>
          <w:rFonts w:ascii="Times New Roman" w:hAnsi="Times New Roman"/>
          <w:sz w:val="24"/>
          <w:szCs w:val="24"/>
        </w:rPr>
        <w:t>”) với các điều khoản cụ thể sau đây:</w:t>
      </w:r>
    </w:p>
    <w:p w14:paraId="150F240C" w14:textId="77777777" w:rsidR="008B2AE9" w:rsidRPr="00D73CEB" w:rsidRDefault="008B2AE9" w:rsidP="008B2AE9">
      <w:pPr>
        <w:widowControl w:val="0"/>
        <w:spacing w:before="40" w:after="40" w:line="288" w:lineRule="auto"/>
        <w:jc w:val="both"/>
        <w:rPr>
          <w:rFonts w:ascii="Times New Roman" w:hAnsi="Times New Roman"/>
          <w:b/>
          <w:bCs/>
          <w:sz w:val="24"/>
          <w:szCs w:val="24"/>
        </w:rPr>
      </w:pPr>
      <w:r w:rsidRPr="00D73CEB">
        <w:rPr>
          <w:rFonts w:ascii="Times New Roman" w:hAnsi="Times New Roman"/>
          <w:b/>
          <w:bCs/>
          <w:sz w:val="24"/>
          <w:szCs w:val="24"/>
        </w:rPr>
        <w:t>Điều 1: Thông tin Dịch vụ</w:t>
      </w:r>
    </w:p>
    <w:p w14:paraId="00E69BA2" w14:textId="77777777" w:rsidR="008B2AE9" w:rsidRPr="00D73CEB" w:rsidRDefault="008B2AE9" w:rsidP="008B2AE9">
      <w:pPr>
        <w:pStyle w:val="ListParagraph"/>
        <w:widowControl w:val="0"/>
        <w:numPr>
          <w:ilvl w:val="1"/>
          <w:numId w:val="26"/>
        </w:numPr>
        <w:spacing w:before="40" w:after="40" w:line="288" w:lineRule="auto"/>
        <w:ind w:left="567" w:hanging="567"/>
        <w:contextualSpacing w:val="0"/>
        <w:jc w:val="both"/>
        <w:rPr>
          <w:rFonts w:ascii="Times New Roman" w:hAnsi="Times New Roman" w:cs="Times New Roman"/>
          <w:bCs/>
          <w:color w:val="auto"/>
          <w:sz w:val="24"/>
          <w:szCs w:val="24"/>
          <w:lang w:val="vi-VN"/>
        </w:rPr>
      </w:pPr>
      <w:r w:rsidRPr="00D73CEB">
        <w:rPr>
          <w:rFonts w:ascii="Times New Roman" w:hAnsi="Times New Roman" w:cs="Times New Roman"/>
          <w:bCs/>
          <w:color w:val="auto"/>
          <w:sz w:val="24"/>
          <w:szCs w:val="24"/>
        </w:rPr>
        <w:t>Báo giá tổng</w:t>
      </w:r>
    </w:p>
    <w:tbl>
      <w:tblPr>
        <w:tblStyle w:val="TableGrid"/>
        <w:tblW w:w="10754" w:type="dxa"/>
        <w:tblInd w:w="-572" w:type="dxa"/>
        <w:tblLook w:val="04A0" w:firstRow="1" w:lastRow="0" w:firstColumn="1" w:lastColumn="0" w:noHBand="0" w:noVBand="1"/>
      </w:tblPr>
      <w:tblGrid>
        <w:gridCol w:w="850"/>
        <w:gridCol w:w="1210"/>
        <w:gridCol w:w="1657"/>
        <w:gridCol w:w="714"/>
        <w:gridCol w:w="727"/>
        <w:gridCol w:w="2016"/>
        <w:gridCol w:w="748"/>
        <w:gridCol w:w="2016"/>
        <w:gridCol w:w="816"/>
        <w:tblGridChange w:id="33">
          <w:tblGrid>
            <w:gridCol w:w="572"/>
            <w:gridCol w:w="278"/>
            <w:gridCol w:w="572"/>
            <w:gridCol w:w="638"/>
            <w:gridCol w:w="572"/>
            <w:gridCol w:w="1085"/>
            <w:gridCol w:w="635"/>
            <w:gridCol w:w="79"/>
            <w:gridCol w:w="635"/>
            <w:gridCol w:w="92"/>
            <w:gridCol w:w="635"/>
            <w:gridCol w:w="1381"/>
            <w:gridCol w:w="635"/>
            <w:gridCol w:w="113"/>
            <w:gridCol w:w="636"/>
            <w:gridCol w:w="1380"/>
            <w:gridCol w:w="636"/>
            <w:gridCol w:w="180"/>
            <w:gridCol w:w="572"/>
          </w:tblGrid>
        </w:tblGridChange>
      </w:tblGrid>
      <w:tr w:rsidR="008B2AE9" w:rsidRPr="00D73CEB" w14:paraId="0D48A288" w14:textId="77777777" w:rsidTr="00CA189E">
        <w:trPr>
          <w:trHeight w:val="450"/>
        </w:trPr>
        <w:tc>
          <w:tcPr>
            <w:tcW w:w="10754" w:type="dxa"/>
            <w:gridSpan w:val="9"/>
            <w:vAlign w:val="center"/>
            <w:hideMark/>
          </w:tcPr>
          <w:p w14:paraId="29ED3CF7" w14:textId="77777777" w:rsidR="008B2AE9" w:rsidRPr="00D73CEB" w:rsidRDefault="008B2AE9" w:rsidP="008B2AE9">
            <w:pPr>
              <w:pStyle w:val="ListParagraph"/>
              <w:numPr>
                <w:ilvl w:val="0"/>
                <w:numId w:val="39"/>
              </w:numPr>
              <w:jc w:val="center"/>
              <w:rPr>
                <w:rFonts w:ascii="Times New Roman" w:hAnsi="Times New Roman" w:cs="Times New Roman"/>
                <w:b/>
                <w:bCs/>
                <w:sz w:val="20"/>
                <w:szCs w:val="20"/>
              </w:rPr>
            </w:pPr>
            <w:r w:rsidRPr="00D73CEB">
              <w:rPr>
                <w:rFonts w:ascii="Times New Roman" w:hAnsi="Times New Roman" w:cs="Times New Roman"/>
                <w:b/>
                <w:bCs/>
                <w:sz w:val="20"/>
                <w:szCs w:val="20"/>
              </w:rPr>
              <w:t xml:space="preserve">THIẾT KẾ VÀ XÂY DỰNG WEBSITE </w:t>
            </w:r>
          </w:p>
        </w:tc>
      </w:tr>
      <w:tr w:rsidR="00CA189E" w:rsidRPr="00D73CEB" w14:paraId="5686288B" w14:textId="77777777" w:rsidTr="00DD1AB1">
        <w:tblPrEx>
          <w:tblW w:w="10754" w:type="dxa"/>
          <w:tblInd w:w="-572" w:type="dxa"/>
          <w:tblPrExChange w:id="34" w:author="NB" w:date="2025-05-24T10:21:00Z" w16du:dateUtc="2025-05-24T03:21:00Z">
            <w:tblPrEx>
              <w:tblW w:w="10754" w:type="dxa"/>
              <w:tblInd w:w="-572" w:type="dxa"/>
            </w:tblPrEx>
          </w:tblPrExChange>
        </w:tblPrEx>
        <w:trPr>
          <w:trHeight w:val="315"/>
          <w:trPrChange w:id="35" w:author="NB" w:date="2025-05-24T10:21:00Z" w16du:dateUtc="2025-05-24T03:21:00Z">
            <w:trPr>
              <w:gridBefore w:val="1"/>
              <w:trHeight w:val="315"/>
            </w:trPr>
          </w:trPrChange>
        </w:trPr>
        <w:tc>
          <w:tcPr>
            <w:tcW w:w="0" w:type="auto"/>
            <w:vAlign w:val="center"/>
            <w:hideMark/>
            <w:tcPrChange w:id="36" w:author="NB" w:date="2025-05-24T10:21:00Z" w16du:dateUtc="2025-05-24T03:21:00Z">
              <w:tcPr>
                <w:tcW w:w="0" w:type="auto"/>
                <w:gridSpan w:val="2"/>
                <w:vAlign w:val="center"/>
                <w:hideMark/>
              </w:tcPr>
            </w:tcPrChange>
          </w:tcPr>
          <w:p w14:paraId="368FEF5F"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Hạng mục </w:t>
            </w:r>
          </w:p>
        </w:tc>
        <w:tc>
          <w:tcPr>
            <w:tcW w:w="1210" w:type="dxa"/>
            <w:vAlign w:val="center"/>
            <w:hideMark/>
            <w:tcPrChange w:id="37" w:author="NB" w:date="2025-05-24T10:21:00Z" w16du:dateUtc="2025-05-24T03:21:00Z">
              <w:tcPr>
                <w:tcW w:w="1210" w:type="dxa"/>
                <w:gridSpan w:val="2"/>
                <w:vAlign w:val="center"/>
                <w:hideMark/>
              </w:tcPr>
            </w:tcPrChange>
          </w:tcPr>
          <w:p w14:paraId="4ADED4EF"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Tên dịch vụ </w:t>
            </w:r>
          </w:p>
        </w:tc>
        <w:tc>
          <w:tcPr>
            <w:tcW w:w="1720" w:type="dxa"/>
            <w:vAlign w:val="center"/>
            <w:hideMark/>
            <w:tcPrChange w:id="38" w:author="NB" w:date="2025-05-24T10:21:00Z" w16du:dateUtc="2025-05-24T03:21:00Z">
              <w:tcPr>
                <w:tcW w:w="2323" w:type="dxa"/>
                <w:gridSpan w:val="2"/>
                <w:vAlign w:val="center"/>
                <w:hideMark/>
              </w:tcPr>
            </w:tcPrChange>
          </w:tcPr>
          <w:p w14:paraId="619BA6A5"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Mô tả chi tiết</w:t>
            </w:r>
          </w:p>
        </w:tc>
        <w:tc>
          <w:tcPr>
            <w:tcW w:w="714" w:type="dxa"/>
            <w:vAlign w:val="center"/>
            <w:hideMark/>
            <w:tcPrChange w:id="39" w:author="NB" w:date="2025-05-24T10:21:00Z" w16du:dateUtc="2025-05-24T03:21:00Z">
              <w:tcPr>
                <w:tcW w:w="714" w:type="dxa"/>
                <w:gridSpan w:val="2"/>
                <w:vAlign w:val="center"/>
                <w:hideMark/>
              </w:tcPr>
            </w:tcPrChange>
          </w:tcPr>
          <w:p w14:paraId="2B54EF45"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Số lượng </w:t>
            </w:r>
          </w:p>
        </w:tc>
        <w:tc>
          <w:tcPr>
            <w:tcW w:w="727" w:type="dxa"/>
            <w:vAlign w:val="center"/>
            <w:hideMark/>
            <w:tcPrChange w:id="40" w:author="NB" w:date="2025-05-24T10:21:00Z" w16du:dateUtc="2025-05-24T03:21:00Z">
              <w:tcPr>
                <w:tcW w:w="727" w:type="dxa"/>
                <w:gridSpan w:val="2"/>
                <w:vAlign w:val="center"/>
                <w:hideMark/>
              </w:tcPr>
            </w:tcPrChange>
          </w:tcPr>
          <w:p w14:paraId="746BF00C"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Đơn vị </w:t>
            </w:r>
          </w:p>
        </w:tc>
        <w:tc>
          <w:tcPr>
            <w:tcW w:w="2016" w:type="dxa"/>
            <w:vAlign w:val="center"/>
            <w:hideMark/>
            <w:tcPrChange w:id="41" w:author="NB" w:date="2025-05-24T10:21:00Z" w16du:dateUtc="2025-05-24T03:21:00Z">
              <w:tcPr>
                <w:tcW w:w="2016" w:type="dxa"/>
                <w:gridSpan w:val="2"/>
                <w:vAlign w:val="center"/>
                <w:hideMark/>
              </w:tcPr>
            </w:tcPrChange>
          </w:tcPr>
          <w:p w14:paraId="6BE4EF39"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Đơn giá</w:t>
            </w:r>
            <w:r w:rsidRPr="00D73CEB">
              <w:rPr>
                <w:rFonts w:ascii="Times New Roman" w:hAnsi="Times New Roman"/>
                <w:b/>
                <w:bCs/>
                <w:sz w:val="20"/>
                <w:szCs w:val="20"/>
              </w:rPr>
              <w:br/>
              <w:t xml:space="preserve">(VND) </w:t>
            </w:r>
          </w:p>
        </w:tc>
        <w:tc>
          <w:tcPr>
            <w:tcW w:w="749" w:type="dxa"/>
            <w:vAlign w:val="center"/>
            <w:hideMark/>
            <w:tcPrChange w:id="42" w:author="NB" w:date="2025-05-24T10:21:00Z" w16du:dateUtc="2025-05-24T03:21:00Z">
              <w:tcPr>
                <w:tcW w:w="759" w:type="dxa"/>
                <w:gridSpan w:val="2"/>
                <w:vAlign w:val="center"/>
                <w:hideMark/>
              </w:tcPr>
            </w:tcPrChange>
          </w:tcPr>
          <w:p w14:paraId="48BA4914"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V.A.T</w:t>
            </w:r>
          </w:p>
        </w:tc>
        <w:tc>
          <w:tcPr>
            <w:tcW w:w="2016" w:type="dxa"/>
            <w:vAlign w:val="center"/>
            <w:hideMark/>
            <w:tcPrChange w:id="43" w:author="NB" w:date="2025-05-24T10:21:00Z" w16du:dateUtc="2025-05-24T03:21:00Z">
              <w:tcPr>
                <w:tcW w:w="1185" w:type="dxa"/>
                <w:gridSpan w:val="2"/>
                <w:vAlign w:val="center"/>
                <w:hideMark/>
              </w:tcPr>
            </w:tcPrChange>
          </w:tcPr>
          <w:p w14:paraId="2D926958"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Tổng</w:t>
            </w:r>
            <w:r w:rsidRPr="00D73CEB">
              <w:rPr>
                <w:rFonts w:ascii="Times New Roman" w:hAnsi="Times New Roman"/>
                <w:b/>
                <w:bCs/>
                <w:sz w:val="20"/>
                <w:szCs w:val="20"/>
              </w:rPr>
              <w:br/>
              <w:t>(VND)</w:t>
            </w:r>
          </w:p>
        </w:tc>
        <w:tc>
          <w:tcPr>
            <w:tcW w:w="752" w:type="dxa"/>
            <w:vAlign w:val="center"/>
            <w:hideMark/>
            <w:tcPrChange w:id="44" w:author="NB" w:date="2025-05-24T10:21:00Z" w16du:dateUtc="2025-05-24T03:21:00Z">
              <w:tcPr>
                <w:tcW w:w="970" w:type="dxa"/>
                <w:gridSpan w:val="2"/>
                <w:vAlign w:val="center"/>
                <w:hideMark/>
              </w:tcPr>
            </w:tcPrChange>
          </w:tcPr>
          <w:p w14:paraId="07A16AAD"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Ghi chú</w:t>
            </w:r>
          </w:p>
        </w:tc>
      </w:tr>
      <w:tr w:rsidR="00DD1AB1" w:rsidRPr="00D73CEB" w14:paraId="221D2FE3" w14:textId="77777777" w:rsidTr="00DD1AB1">
        <w:tblPrEx>
          <w:tblW w:w="10754" w:type="dxa"/>
          <w:tblInd w:w="-572" w:type="dxa"/>
          <w:tblPrExChange w:id="45" w:author="NB" w:date="2025-05-24T10:21:00Z" w16du:dateUtc="2025-05-24T03:21:00Z">
            <w:tblPrEx>
              <w:tblW w:w="10754" w:type="dxa"/>
              <w:tblInd w:w="-572" w:type="dxa"/>
            </w:tblPrEx>
          </w:tblPrExChange>
        </w:tblPrEx>
        <w:trPr>
          <w:trHeight w:val="315"/>
          <w:trPrChange w:id="46" w:author="NB" w:date="2025-05-24T10:21:00Z" w16du:dateUtc="2025-05-24T03:21:00Z">
            <w:trPr>
              <w:gridBefore w:val="1"/>
              <w:trHeight w:val="315"/>
            </w:trPr>
          </w:trPrChange>
        </w:trPr>
        <w:tc>
          <w:tcPr>
            <w:tcW w:w="0" w:type="auto"/>
            <w:vMerge w:val="restart"/>
            <w:vAlign w:val="center"/>
            <w:hideMark/>
            <w:tcPrChange w:id="47" w:author="NB" w:date="2025-05-24T10:21:00Z" w16du:dateUtc="2025-05-24T03:21:00Z">
              <w:tcPr>
                <w:tcW w:w="0" w:type="auto"/>
                <w:gridSpan w:val="2"/>
                <w:vMerge w:val="restart"/>
                <w:vAlign w:val="center"/>
                <w:hideMark/>
              </w:tcPr>
            </w:tcPrChange>
          </w:tcPr>
          <w:p w14:paraId="73CE3116" w14:textId="77777777" w:rsidR="00DD1AB1" w:rsidRPr="00D73CEB" w:rsidRDefault="00DD1AB1" w:rsidP="00DD1AB1">
            <w:pPr>
              <w:rPr>
                <w:rFonts w:ascii="Times New Roman" w:hAnsi="Times New Roman"/>
                <w:b/>
                <w:bCs/>
                <w:sz w:val="20"/>
                <w:szCs w:val="20"/>
              </w:rPr>
            </w:pPr>
            <w:r w:rsidRPr="00D73CEB">
              <w:rPr>
                <w:rFonts w:ascii="Times New Roman" w:hAnsi="Times New Roman"/>
                <w:b/>
                <w:bCs/>
                <w:sz w:val="20"/>
                <w:szCs w:val="20"/>
              </w:rPr>
              <w:t xml:space="preserve">Chi phí thiết kế website </w:t>
            </w:r>
          </w:p>
        </w:tc>
        <w:tc>
          <w:tcPr>
            <w:tcW w:w="1210" w:type="dxa"/>
            <w:vMerge w:val="restart"/>
            <w:vAlign w:val="center"/>
            <w:hideMark/>
            <w:tcPrChange w:id="48" w:author="NB" w:date="2025-05-24T10:21:00Z" w16du:dateUtc="2025-05-24T03:21:00Z">
              <w:tcPr>
                <w:tcW w:w="1210" w:type="dxa"/>
                <w:gridSpan w:val="2"/>
                <w:vMerge w:val="restart"/>
                <w:vAlign w:val="center"/>
                <w:hideMark/>
              </w:tcPr>
            </w:tcPrChange>
          </w:tcPr>
          <w:p w14:paraId="483E1BF7" w14:textId="77777777" w:rsidR="00DD1AB1" w:rsidRPr="00D73CEB" w:rsidRDefault="00DD1AB1" w:rsidP="00DD1AB1">
            <w:pPr>
              <w:rPr>
                <w:rFonts w:ascii="Times New Roman" w:hAnsi="Times New Roman"/>
                <w:b/>
                <w:bCs/>
                <w:sz w:val="20"/>
                <w:szCs w:val="20"/>
              </w:rPr>
            </w:pPr>
            <w:commentRangeStart w:id="49"/>
            <w:commentRangeStart w:id="50"/>
            <w:r w:rsidRPr="00D73CEB">
              <w:rPr>
                <w:rFonts w:ascii="Times New Roman" w:hAnsi="Times New Roman"/>
                <w:b/>
                <w:bCs/>
                <w:sz w:val="20"/>
                <w:szCs w:val="20"/>
              </w:rPr>
              <w:t xml:space="preserve">Thiết kế Wireframe, UI, UX </w:t>
            </w:r>
            <w:commentRangeEnd w:id="49"/>
            <w:r>
              <w:rPr>
                <w:rStyle w:val="CommentReference"/>
              </w:rPr>
              <w:commentReference w:id="49"/>
            </w:r>
            <w:commentRangeEnd w:id="50"/>
            <w:r>
              <w:rPr>
                <w:rStyle w:val="CommentReference"/>
              </w:rPr>
              <w:commentReference w:id="50"/>
            </w:r>
          </w:p>
        </w:tc>
        <w:tc>
          <w:tcPr>
            <w:tcW w:w="1720" w:type="dxa"/>
            <w:vAlign w:val="center"/>
            <w:hideMark/>
            <w:tcPrChange w:id="51" w:author="NB" w:date="2025-05-24T10:21:00Z" w16du:dateUtc="2025-05-24T03:21:00Z">
              <w:tcPr>
                <w:tcW w:w="2323" w:type="dxa"/>
                <w:gridSpan w:val="2"/>
                <w:vAlign w:val="center"/>
                <w:hideMark/>
              </w:tcPr>
            </w:tcPrChange>
          </w:tcPr>
          <w:p w14:paraId="11C3C00E" w14:textId="77777777" w:rsidR="00DD1AB1" w:rsidRPr="00D73CEB" w:rsidRDefault="00DD1AB1" w:rsidP="00DD1AB1">
            <w:pPr>
              <w:rPr>
                <w:rFonts w:ascii="Times New Roman" w:hAnsi="Times New Roman"/>
                <w:sz w:val="20"/>
                <w:szCs w:val="20"/>
              </w:rPr>
            </w:pPr>
            <w:r w:rsidRPr="00D73CEB">
              <w:rPr>
                <w:rFonts w:ascii="Times New Roman" w:hAnsi="Times New Roman"/>
                <w:sz w:val="20"/>
                <w:szCs w:val="20"/>
              </w:rPr>
              <w:t>Thiết kế giao diện bản PC</w:t>
            </w:r>
            <w:r w:rsidRPr="00D73CEB">
              <w:rPr>
                <w:rFonts w:ascii="Times New Roman" w:hAnsi="Times New Roman"/>
                <w:sz w:val="20"/>
                <w:szCs w:val="20"/>
              </w:rPr>
              <w:br/>
              <w:t>- Thiết kế Wireframe, UI, UX phù hợp với yêu cầu và mong muốn</w:t>
            </w:r>
            <w:r w:rsidRPr="00D73CEB">
              <w:rPr>
                <w:rFonts w:ascii="Times New Roman" w:hAnsi="Times New Roman"/>
                <w:sz w:val="20"/>
                <w:szCs w:val="20"/>
              </w:rPr>
              <w:br/>
              <w:t>- Bao gồm thiết kế cho front page</w:t>
            </w:r>
            <w:r w:rsidRPr="00D73CEB">
              <w:rPr>
                <w:rFonts w:ascii="Times New Roman" w:hAnsi="Times New Roman"/>
                <w:sz w:val="20"/>
                <w:szCs w:val="20"/>
              </w:rPr>
              <w:br/>
              <w:t>- Số lần chỉnh sửa tối đa: 3 lần (không giới số lượng chi tiết chỉnh sửa trong từng lần)</w:t>
            </w:r>
          </w:p>
        </w:tc>
        <w:tc>
          <w:tcPr>
            <w:tcW w:w="714" w:type="dxa"/>
            <w:vAlign w:val="center"/>
            <w:hideMark/>
            <w:tcPrChange w:id="52" w:author="NB" w:date="2025-05-24T10:21:00Z" w16du:dateUtc="2025-05-24T03:21:00Z">
              <w:tcPr>
                <w:tcW w:w="714" w:type="dxa"/>
                <w:gridSpan w:val="2"/>
                <w:vAlign w:val="center"/>
                <w:hideMark/>
              </w:tcPr>
            </w:tcPrChange>
          </w:tcPr>
          <w:p w14:paraId="1DAB8D17" w14:textId="77777777" w:rsidR="00DD1AB1" w:rsidRPr="00D73CEB" w:rsidRDefault="00DD1AB1" w:rsidP="00DD1AB1">
            <w:pPr>
              <w:jc w:val="center"/>
              <w:rPr>
                <w:rFonts w:ascii="Times New Roman" w:hAnsi="Times New Roman"/>
                <w:sz w:val="20"/>
                <w:szCs w:val="20"/>
              </w:rPr>
            </w:pPr>
            <w:r w:rsidRPr="00D73CEB">
              <w:rPr>
                <w:rFonts w:ascii="Times New Roman" w:hAnsi="Times New Roman"/>
                <w:sz w:val="20"/>
                <w:szCs w:val="20"/>
              </w:rPr>
              <w:t xml:space="preserve">1 </w:t>
            </w:r>
          </w:p>
        </w:tc>
        <w:tc>
          <w:tcPr>
            <w:tcW w:w="727" w:type="dxa"/>
            <w:vAlign w:val="center"/>
            <w:hideMark/>
            <w:tcPrChange w:id="53" w:author="NB" w:date="2025-05-24T10:21:00Z" w16du:dateUtc="2025-05-24T03:21:00Z">
              <w:tcPr>
                <w:tcW w:w="727" w:type="dxa"/>
                <w:gridSpan w:val="2"/>
                <w:vAlign w:val="center"/>
                <w:hideMark/>
              </w:tcPr>
            </w:tcPrChange>
          </w:tcPr>
          <w:p w14:paraId="59506114" w14:textId="77777777" w:rsidR="00DD1AB1" w:rsidRPr="00D73CEB" w:rsidRDefault="00DD1AB1" w:rsidP="00DD1AB1">
            <w:pPr>
              <w:jc w:val="center"/>
              <w:rPr>
                <w:rFonts w:ascii="Times New Roman" w:hAnsi="Times New Roman"/>
                <w:sz w:val="20"/>
                <w:szCs w:val="20"/>
              </w:rPr>
            </w:pPr>
            <w:r w:rsidRPr="00D73CEB">
              <w:rPr>
                <w:rFonts w:ascii="Times New Roman" w:hAnsi="Times New Roman"/>
                <w:sz w:val="20"/>
                <w:szCs w:val="20"/>
              </w:rPr>
              <w:t xml:space="preserve">Gói </w:t>
            </w:r>
          </w:p>
        </w:tc>
        <w:tc>
          <w:tcPr>
            <w:tcW w:w="2016" w:type="dxa"/>
            <w:vAlign w:val="center"/>
            <w:hideMark/>
            <w:tcPrChange w:id="54" w:author="NB" w:date="2025-05-24T10:21:00Z" w16du:dateUtc="2025-05-24T03:21:00Z">
              <w:tcPr>
                <w:tcW w:w="2016" w:type="dxa"/>
                <w:gridSpan w:val="2"/>
                <w:vAlign w:val="center"/>
                <w:hideMark/>
              </w:tcPr>
            </w:tcPrChange>
          </w:tcPr>
          <w:p w14:paraId="7BA91F2B" w14:textId="6BACA94E" w:rsidR="00DD1AB1" w:rsidRPr="00D73CEB" w:rsidRDefault="00DD1AB1">
            <w:pPr>
              <w:jc w:val="center"/>
              <w:rPr>
                <w:rFonts w:ascii="Times New Roman" w:hAnsi="Times New Roman"/>
                <w:sz w:val="20"/>
                <w:szCs w:val="20"/>
              </w:rPr>
              <w:pPrChange w:id="55" w:author="NB" w:date="2025-05-24T10:20:00Z" w16du:dateUtc="2025-05-24T03:20:00Z">
                <w:pPr>
                  <w:jc w:val="right"/>
                </w:pPr>
              </w:pPrChange>
            </w:pPr>
            <w:del w:id="56" w:author="NB" w:date="2025-05-24T10:19:00Z" w16du:dateUtc="2025-05-24T03:19:00Z">
              <w:r w:rsidRPr="00D73CEB" w:rsidDel="00DD1AB1">
                <w:rPr>
                  <w:rFonts w:ascii="Times New Roman" w:hAnsi="Times New Roman"/>
                  <w:sz w:val="20"/>
                  <w:szCs w:val="20"/>
                </w:rPr>
                <w:delText>30,500</w:delText>
              </w:r>
            </w:del>
            <w:ins w:id="57" w:author="NB" w:date="2025-05-24T10:19:00Z" w16du:dateUtc="2025-05-24T03:19:00Z">
              <w:r w:rsidRPr="00DD1AB1">
                <w:rPr>
                  <w:rFonts w:ascii="Times New Roman" w:hAnsi="Times New Roman"/>
                  <w:sz w:val="20"/>
                  <w:szCs w:val="20"/>
                </w:rPr>
                <w:t>26</w:t>
              </w:r>
              <w:r>
                <w:rPr>
                  <w:rFonts w:ascii="Times New Roman" w:hAnsi="Times New Roman"/>
                  <w:sz w:val="20"/>
                  <w:szCs w:val="20"/>
                </w:rPr>
                <w:t>,</w:t>
              </w:r>
              <w:r w:rsidRPr="00DD1AB1">
                <w:rPr>
                  <w:rFonts w:ascii="Times New Roman" w:hAnsi="Times New Roman"/>
                  <w:sz w:val="20"/>
                  <w:szCs w:val="20"/>
                </w:rPr>
                <w:t>676</w:t>
              </w:r>
              <w:r>
                <w:rPr>
                  <w:rFonts w:ascii="Times New Roman" w:hAnsi="Times New Roman"/>
                  <w:sz w:val="20"/>
                  <w:szCs w:val="20"/>
                </w:rPr>
                <w:t>,</w:t>
              </w:r>
              <w:r w:rsidRPr="00DD1AB1">
                <w:rPr>
                  <w:rFonts w:ascii="Times New Roman" w:hAnsi="Times New Roman"/>
                  <w:sz w:val="20"/>
                  <w:szCs w:val="20"/>
                </w:rPr>
                <w:t>000</w:t>
              </w:r>
            </w:ins>
            <w:del w:id="58" w:author="NB" w:date="2025-05-24T10:19:00Z" w16du:dateUtc="2025-05-24T03:19:00Z">
              <w:r w:rsidRPr="00D73CEB" w:rsidDel="00DD1AB1">
                <w:rPr>
                  <w:rFonts w:ascii="Times New Roman" w:hAnsi="Times New Roman"/>
                  <w:sz w:val="20"/>
                  <w:szCs w:val="20"/>
                </w:rPr>
                <w:delText>,000</w:delText>
              </w:r>
            </w:del>
          </w:p>
        </w:tc>
        <w:tc>
          <w:tcPr>
            <w:tcW w:w="749" w:type="dxa"/>
            <w:vAlign w:val="center"/>
            <w:hideMark/>
            <w:tcPrChange w:id="59" w:author="NB" w:date="2025-05-24T10:21:00Z" w16du:dateUtc="2025-05-24T03:21:00Z">
              <w:tcPr>
                <w:tcW w:w="759" w:type="dxa"/>
                <w:gridSpan w:val="2"/>
                <w:vAlign w:val="center"/>
                <w:hideMark/>
              </w:tcPr>
            </w:tcPrChange>
          </w:tcPr>
          <w:p w14:paraId="221DABD6" w14:textId="5BB475B0" w:rsidR="00DD1AB1" w:rsidRPr="00D73CEB" w:rsidRDefault="00DD1AB1" w:rsidP="00DD1AB1">
            <w:pPr>
              <w:jc w:val="center"/>
              <w:rPr>
                <w:rFonts w:ascii="Times New Roman" w:hAnsi="Times New Roman"/>
                <w:b/>
                <w:bCs/>
                <w:sz w:val="20"/>
                <w:szCs w:val="20"/>
              </w:rPr>
            </w:pPr>
            <w:r w:rsidRPr="00D73CEB">
              <w:rPr>
                <w:rFonts w:ascii="Times New Roman" w:hAnsi="Times New Roman"/>
                <w:b/>
                <w:bCs/>
                <w:color w:val="000000"/>
                <w:sz w:val="22"/>
                <w:szCs w:val="22"/>
              </w:rPr>
              <w:t>-</w:t>
            </w:r>
          </w:p>
        </w:tc>
        <w:tc>
          <w:tcPr>
            <w:tcW w:w="2016" w:type="dxa"/>
            <w:vAlign w:val="center"/>
            <w:hideMark/>
            <w:tcPrChange w:id="60" w:author="NB" w:date="2025-05-24T10:21:00Z" w16du:dateUtc="2025-05-24T03:21:00Z">
              <w:tcPr>
                <w:tcW w:w="1185" w:type="dxa"/>
                <w:gridSpan w:val="2"/>
                <w:vAlign w:val="center"/>
                <w:hideMark/>
              </w:tcPr>
            </w:tcPrChange>
          </w:tcPr>
          <w:p w14:paraId="6755E3EB" w14:textId="53E25B78" w:rsidR="00DD1AB1" w:rsidRPr="00DD1AB1" w:rsidRDefault="00DD1AB1">
            <w:pPr>
              <w:jc w:val="center"/>
              <w:rPr>
                <w:rFonts w:ascii="Times New Roman" w:hAnsi="Times New Roman"/>
                <w:b/>
                <w:bCs/>
                <w:sz w:val="20"/>
                <w:szCs w:val="20"/>
              </w:rPr>
              <w:pPrChange w:id="61" w:author="NB" w:date="2025-05-24T10:20:00Z" w16du:dateUtc="2025-05-24T03:20:00Z">
                <w:pPr>
                  <w:jc w:val="right"/>
                </w:pPr>
              </w:pPrChange>
            </w:pPr>
            <w:ins w:id="62" w:author="NB" w:date="2025-05-24T10:19:00Z" w16du:dateUtc="2025-05-24T03:19:00Z">
              <w:r w:rsidRPr="00DD1AB1">
                <w:rPr>
                  <w:rFonts w:ascii="Times New Roman" w:hAnsi="Times New Roman"/>
                  <w:b/>
                  <w:bCs/>
                  <w:sz w:val="20"/>
                  <w:szCs w:val="20"/>
                  <w:rPrChange w:id="63" w:author="NB" w:date="2025-05-24T10:20:00Z" w16du:dateUtc="2025-05-24T03:20:00Z">
                    <w:rPr>
                      <w:rFonts w:ascii="Times New Roman" w:hAnsi="Times New Roman"/>
                      <w:sz w:val="20"/>
                      <w:szCs w:val="20"/>
                    </w:rPr>
                  </w:rPrChange>
                </w:rPr>
                <w:t>26,676,000</w:t>
              </w:r>
            </w:ins>
            <w:del w:id="64" w:author="NB" w:date="2025-05-24T10:19:00Z" w16du:dateUtc="2025-05-24T03:19:00Z">
              <w:r w:rsidRPr="00DD1AB1" w:rsidDel="00D105EA">
                <w:rPr>
                  <w:rFonts w:ascii="Times New Roman" w:hAnsi="Times New Roman"/>
                  <w:b/>
                  <w:bCs/>
                  <w:sz w:val="20"/>
                  <w:szCs w:val="20"/>
                </w:rPr>
                <w:delText>30,500,000</w:delText>
              </w:r>
            </w:del>
          </w:p>
        </w:tc>
        <w:tc>
          <w:tcPr>
            <w:tcW w:w="752" w:type="dxa"/>
            <w:vAlign w:val="center"/>
            <w:hideMark/>
            <w:tcPrChange w:id="65" w:author="NB" w:date="2025-05-24T10:21:00Z" w16du:dateUtc="2025-05-24T03:21:00Z">
              <w:tcPr>
                <w:tcW w:w="970" w:type="dxa"/>
                <w:gridSpan w:val="2"/>
                <w:vAlign w:val="center"/>
                <w:hideMark/>
              </w:tcPr>
            </w:tcPrChange>
          </w:tcPr>
          <w:p w14:paraId="06706D49" w14:textId="77777777" w:rsidR="00DD1AB1" w:rsidRPr="00D73CEB" w:rsidRDefault="00DD1AB1" w:rsidP="00DD1AB1">
            <w:pPr>
              <w:jc w:val="center"/>
              <w:rPr>
                <w:rFonts w:ascii="Times New Roman" w:hAnsi="Times New Roman"/>
                <w:sz w:val="20"/>
                <w:szCs w:val="20"/>
              </w:rPr>
            </w:pPr>
          </w:p>
        </w:tc>
      </w:tr>
      <w:tr w:rsidR="00CA189E" w:rsidRPr="00D73CEB" w14:paraId="4D462A8E" w14:textId="77777777" w:rsidTr="00DD1AB1">
        <w:tblPrEx>
          <w:tblW w:w="10754" w:type="dxa"/>
          <w:tblInd w:w="-572" w:type="dxa"/>
          <w:tblPrExChange w:id="66" w:author="NB" w:date="2025-05-24T10:21:00Z" w16du:dateUtc="2025-05-24T03:21:00Z">
            <w:tblPrEx>
              <w:tblW w:w="10754" w:type="dxa"/>
              <w:tblInd w:w="-572" w:type="dxa"/>
            </w:tblPrEx>
          </w:tblPrExChange>
        </w:tblPrEx>
        <w:trPr>
          <w:trHeight w:val="315"/>
          <w:trPrChange w:id="67" w:author="NB" w:date="2025-05-24T10:21:00Z" w16du:dateUtc="2025-05-24T03:21:00Z">
            <w:trPr>
              <w:gridBefore w:val="1"/>
              <w:trHeight w:val="315"/>
            </w:trPr>
          </w:trPrChange>
        </w:trPr>
        <w:tc>
          <w:tcPr>
            <w:tcW w:w="0" w:type="auto"/>
            <w:vMerge/>
            <w:vAlign w:val="center"/>
            <w:hideMark/>
            <w:tcPrChange w:id="68" w:author="NB" w:date="2025-05-24T10:21:00Z" w16du:dateUtc="2025-05-24T03:21:00Z">
              <w:tcPr>
                <w:tcW w:w="0" w:type="auto"/>
                <w:gridSpan w:val="2"/>
                <w:vMerge/>
                <w:vAlign w:val="center"/>
                <w:hideMark/>
              </w:tcPr>
            </w:tcPrChange>
          </w:tcPr>
          <w:p w14:paraId="54C2CAF1" w14:textId="77777777" w:rsidR="00CA189E" w:rsidRPr="00D73CEB" w:rsidRDefault="00CA189E" w:rsidP="00CA189E">
            <w:pPr>
              <w:rPr>
                <w:rFonts w:ascii="Times New Roman" w:hAnsi="Times New Roman"/>
                <w:b/>
                <w:bCs/>
                <w:sz w:val="20"/>
                <w:szCs w:val="20"/>
              </w:rPr>
            </w:pPr>
          </w:p>
        </w:tc>
        <w:tc>
          <w:tcPr>
            <w:tcW w:w="1210" w:type="dxa"/>
            <w:vMerge/>
            <w:vAlign w:val="center"/>
            <w:hideMark/>
            <w:tcPrChange w:id="69" w:author="NB" w:date="2025-05-24T10:21:00Z" w16du:dateUtc="2025-05-24T03:21:00Z">
              <w:tcPr>
                <w:tcW w:w="1210" w:type="dxa"/>
                <w:gridSpan w:val="2"/>
                <w:vMerge/>
                <w:vAlign w:val="center"/>
                <w:hideMark/>
              </w:tcPr>
            </w:tcPrChange>
          </w:tcPr>
          <w:p w14:paraId="4FF05139" w14:textId="77777777" w:rsidR="00CA189E" w:rsidRPr="00D73CEB" w:rsidRDefault="00CA189E" w:rsidP="00CA189E">
            <w:pPr>
              <w:rPr>
                <w:rFonts w:ascii="Times New Roman" w:hAnsi="Times New Roman"/>
                <w:b/>
                <w:bCs/>
                <w:sz w:val="20"/>
                <w:szCs w:val="20"/>
              </w:rPr>
            </w:pPr>
          </w:p>
        </w:tc>
        <w:tc>
          <w:tcPr>
            <w:tcW w:w="1720" w:type="dxa"/>
            <w:vAlign w:val="center"/>
            <w:hideMark/>
            <w:tcPrChange w:id="70" w:author="NB" w:date="2025-05-24T10:21:00Z" w16du:dateUtc="2025-05-24T03:21:00Z">
              <w:tcPr>
                <w:tcW w:w="2323" w:type="dxa"/>
                <w:gridSpan w:val="2"/>
                <w:vAlign w:val="center"/>
                <w:hideMark/>
              </w:tcPr>
            </w:tcPrChange>
          </w:tcPr>
          <w:p w14:paraId="5168D119" w14:textId="77777777" w:rsidR="00CA189E" w:rsidRPr="00D73CEB" w:rsidRDefault="00CA189E" w:rsidP="00CA189E">
            <w:pPr>
              <w:rPr>
                <w:rFonts w:ascii="Times New Roman" w:hAnsi="Times New Roman"/>
                <w:sz w:val="20"/>
                <w:szCs w:val="20"/>
              </w:rPr>
            </w:pPr>
            <w:r w:rsidRPr="00D73CEB">
              <w:rPr>
                <w:rFonts w:ascii="Times New Roman" w:hAnsi="Times New Roman"/>
                <w:sz w:val="20"/>
                <w:szCs w:val="20"/>
              </w:rPr>
              <w:t>Thiết kế giao diện bản Mobile</w:t>
            </w:r>
            <w:r w:rsidRPr="00D73CEB">
              <w:rPr>
                <w:rFonts w:ascii="Times New Roman" w:hAnsi="Times New Roman"/>
                <w:sz w:val="20"/>
                <w:szCs w:val="20"/>
              </w:rPr>
              <w:br/>
              <w:t>- Thiết kế Wireframe, UI, UX phù hợp với yêu cầu và mong muốn</w:t>
            </w:r>
            <w:r w:rsidRPr="00D73CEB">
              <w:rPr>
                <w:rFonts w:ascii="Times New Roman" w:hAnsi="Times New Roman"/>
                <w:sz w:val="20"/>
                <w:szCs w:val="20"/>
              </w:rPr>
              <w:br/>
              <w:t>- Bao gồm thiết kế cho front page</w:t>
            </w:r>
            <w:r w:rsidRPr="00D73CEB">
              <w:rPr>
                <w:rFonts w:ascii="Times New Roman" w:hAnsi="Times New Roman"/>
                <w:sz w:val="20"/>
                <w:szCs w:val="20"/>
              </w:rPr>
              <w:br/>
              <w:t>- Số lần chỉnh sửa tối đa: 3 lần (không giới số lượng chi tiết chỉnh sửa trong từng lần)</w:t>
            </w:r>
          </w:p>
        </w:tc>
        <w:tc>
          <w:tcPr>
            <w:tcW w:w="714" w:type="dxa"/>
            <w:vAlign w:val="center"/>
            <w:hideMark/>
            <w:tcPrChange w:id="71" w:author="NB" w:date="2025-05-24T10:21:00Z" w16du:dateUtc="2025-05-24T03:21:00Z">
              <w:tcPr>
                <w:tcW w:w="714" w:type="dxa"/>
                <w:gridSpan w:val="2"/>
                <w:vAlign w:val="center"/>
                <w:hideMark/>
              </w:tcPr>
            </w:tcPrChange>
          </w:tcPr>
          <w:p w14:paraId="3D2A7A4F" w14:textId="77777777" w:rsidR="00CA189E" w:rsidRPr="00D73CEB" w:rsidRDefault="00CA189E" w:rsidP="00CA189E">
            <w:pPr>
              <w:jc w:val="center"/>
              <w:rPr>
                <w:rFonts w:ascii="Times New Roman" w:hAnsi="Times New Roman"/>
                <w:sz w:val="20"/>
                <w:szCs w:val="20"/>
              </w:rPr>
            </w:pPr>
            <w:r w:rsidRPr="00D73CEB">
              <w:rPr>
                <w:rFonts w:ascii="Times New Roman" w:hAnsi="Times New Roman"/>
                <w:sz w:val="20"/>
                <w:szCs w:val="20"/>
              </w:rPr>
              <w:t xml:space="preserve">1 </w:t>
            </w:r>
          </w:p>
        </w:tc>
        <w:tc>
          <w:tcPr>
            <w:tcW w:w="727" w:type="dxa"/>
            <w:vAlign w:val="center"/>
            <w:hideMark/>
            <w:tcPrChange w:id="72" w:author="NB" w:date="2025-05-24T10:21:00Z" w16du:dateUtc="2025-05-24T03:21:00Z">
              <w:tcPr>
                <w:tcW w:w="727" w:type="dxa"/>
                <w:gridSpan w:val="2"/>
                <w:vAlign w:val="center"/>
                <w:hideMark/>
              </w:tcPr>
            </w:tcPrChange>
          </w:tcPr>
          <w:p w14:paraId="21A2F474" w14:textId="77777777" w:rsidR="00CA189E" w:rsidRPr="00D73CEB" w:rsidRDefault="00CA189E" w:rsidP="00CA189E">
            <w:pPr>
              <w:jc w:val="center"/>
              <w:rPr>
                <w:rFonts w:ascii="Times New Roman" w:hAnsi="Times New Roman"/>
                <w:sz w:val="20"/>
                <w:szCs w:val="20"/>
              </w:rPr>
            </w:pPr>
            <w:r w:rsidRPr="00D73CEB">
              <w:rPr>
                <w:rFonts w:ascii="Times New Roman" w:hAnsi="Times New Roman"/>
                <w:sz w:val="20"/>
                <w:szCs w:val="20"/>
              </w:rPr>
              <w:t xml:space="preserve">Gói </w:t>
            </w:r>
          </w:p>
        </w:tc>
        <w:tc>
          <w:tcPr>
            <w:tcW w:w="2016" w:type="dxa"/>
            <w:vMerge w:val="restart"/>
            <w:vAlign w:val="center"/>
            <w:hideMark/>
            <w:tcPrChange w:id="73" w:author="NB" w:date="2025-05-24T10:21:00Z" w16du:dateUtc="2025-05-24T03:21:00Z">
              <w:tcPr>
                <w:tcW w:w="2016" w:type="dxa"/>
                <w:gridSpan w:val="2"/>
                <w:vMerge w:val="restart"/>
                <w:vAlign w:val="center"/>
                <w:hideMark/>
              </w:tcPr>
            </w:tcPrChange>
          </w:tcPr>
          <w:p w14:paraId="0388D21F" w14:textId="7C8131A7" w:rsidR="00CA189E" w:rsidRPr="00D73CEB" w:rsidRDefault="00DD1AB1">
            <w:pPr>
              <w:jc w:val="center"/>
              <w:rPr>
                <w:rFonts w:ascii="Times New Roman" w:hAnsi="Times New Roman"/>
                <w:sz w:val="20"/>
                <w:szCs w:val="20"/>
              </w:rPr>
              <w:pPrChange w:id="74" w:author="NB" w:date="2025-05-24T10:20:00Z" w16du:dateUtc="2025-05-24T03:20:00Z">
                <w:pPr>
                  <w:jc w:val="right"/>
                </w:pPr>
              </w:pPrChange>
            </w:pPr>
            <w:ins w:id="75" w:author="NB" w:date="2025-05-24T10:20:00Z" w16du:dateUtc="2025-05-24T03:20:00Z">
              <w:r w:rsidRPr="00DD1AB1">
                <w:rPr>
                  <w:rFonts w:ascii="Times New Roman" w:hAnsi="Times New Roman"/>
                  <w:sz w:val="20"/>
                  <w:szCs w:val="20"/>
                </w:rPr>
                <w:t>17</w:t>
              </w:r>
              <w:r>
                <w:rPr>
                  <w:rFonts w:ascii="Times New Roman" w:hAnsi="Times New Roman"/>
                  <w:sz w:val="20"/>
                  <w:szCs w:val="20"/>
                </w:rPr>
                <w:t>,</w:t>
              </w:r>
              <w:r w:rsidRPr="00DD1AB1">
                <w:rPr>
                  <w:rFonts w:ascii="Times New Roman" w:hAnsi="Times New Roman"/>
                  <w:sz w:val="20"/>
                  <w:szCs w:val="20"/>
                </w:rPr>
                <w:t>784</w:t>
              </w:r>
              <w:r>
                <w:rPr>
                  <w:rFonts w:ascii="Times New Roman" w:hAnsi="Times New Roman"/>
                  <w:sz w:val="20"/>
                  <w:szCs w:val="20"/>
                </w:rPr>
                <w:t>,</w:t>
              </w:r>
              <w:r w:rsidRPr="00DD1AB1">
                <w:rPr>
                  <w:rFonts w:ascii="Times New Roman" w:hAnsi="Times New Roman"/>
                  <w:sz w:val="20"/>
                  <w:szCs w:val="20"/>
                </w:rPr>
                <w:t>000</w:t>
              </w:r>
            </w:ins>
            <w:del w:id="76" w:author="NB" w:date="2025-05-24T10:20:00Z" w16du:dateUtc="2025-05-24T03:20:00Z">
              <w:r w:rsidR="00CA189E" w:rsidRPr="00D73CEB" w:rsidDel="00DD1AB1">
                <w:rPr>
                  <w:rFonts w:ascii="Times New Roman" w:hAnsi="Times New Roman"/>
                  <w:sz w:val="20"/>
                  <w:szCs w:val="20"/>
                </w:rPr>
                <w:delText>20,240,000</w:delText>
              </w:r>
            </w:del>
          </w:p>
        </w:tc>
        <w:tc>
          <w:tcPr>
            <w:tcW w:w="749" w:type="dxa"/>
            <w:vMerge w:val="restart"/>
            <w:vAlign w:val="center"/>
            <w:hideMark/>
            <w:tcPrChange w:id="77" w:author="NB" w:date="2025-05-24T10:21:00Z" w16du:dateUtc="2025-05-24T03:21:00Z">
              <w:tcPr>
                <w:tcW w:w="759" w:type="dxa"/>
                <w:gridSpan w:val="2"/>
                <w:vMerge w:val="restart"/>
                <w:vAlign w:val="center"/>
                <w:hideMark/>
              </w:tcPr>
            </w:tcPrChange>
          </w:tcPr>
          <w:p w14:paraId="32F1A9C8" w14:textId="1C32FF48" w:rsidR="00CA189E" w:rsidRPr="00D73CEB" w:rsidRDefault="00CA189E" w:rsidP="00DD1AB1">
            <w:pPr>
              <w:jc w:val="center"/>
              <w:rPr>
                <w:rFonts w:ascii="Times New Roman" w:hAnsi="Times New Roman"/>
                <w:b/>
                <w:bCs/>
                <w:sz w:val="20"/>
                <w:szCs w:val="20"/>
              </w:rPr>
            </w:pPr>
            <w:r w:rsidRPr="00D73CEB">
              <w:rPr>
                <w:rFonts w:ascii="Times New Roman" w:hAnsi="Times New Roman"/>
                <w:color w:val="000000"/>
                <w:sz w:val="22"/>
                <w:szCs w:val="22"/>
              </w:rPr>
              <w:t>-</w:t>
            </w:r>
          </w:p>
        </w:tc>
        <w:tc>
          <w:tcPr>
            <w:tcW w:w="2016" w:type="dxa"/>
            <w:vMerge w:val="restart"/>
            <w:vAlign w:val="center"/>
            <w:hideMark/>
            <w:tcPrChange w:id="78" w:author="NB" w:date="2025-05-24T10:21:00Z" w16du:dateUtc="2025-05-24T03:21:00Z">
              <w:tcPr>
                <w:tcW w:w="1185" w:type="dxa"/>
                <w:gridSpan w:val="2"/>
                <w:vMerge w:val="restart"/>
                <w:vAlign w:val="center"/>
                <w:hideMark/>
              </w:tcPr>
            </w:tcPrChange>
          </w:tcPr>
          <w:p w14:paraId="7C0B322C" w14:textId="6A042CF7" w:rsidR="00CA189E" w:rsidRPr="00D73CEB" w:rsidRDefault="00DD1AB1">
            <w:pPr>
              <w:jc w:val="center"/>
              <w:rPr>
                <w:rFonts w:ascii="Times New Roman" w:hAnsi="Times New Roman"/>
                <w:b/>
                <w:bCs/>
                <w:sz w:val="20"/>
                <w:szCs w:val="20"/>
              </w:rPr>
              <w:pPrChange w:id="79" w:author="NB" w:date="2025-05-24T10:20:00Z" w16du:dateUtc="2025-05-24T03:20:00Z">
                <w:pPr>
                  <w:jc w:val="right"/>
                </w:pPr>
              </w:pPrChange>
            </w:pPr>
            <w:ins w:id="80" w:author="NB" w:date="2025-05-24T10:20:00Z" w16du:dateUtc="2025-05-24T03:20:00Z">
              <w:r w:rsidRPr="00DD1AB1">
                <w:rPr>
                  <w:rFonts w:ascii="Times New Roman" w:hAnsi="Times New Roman"/>
                  <w:b/>
                  <w:bCs/>
                  <w:sz w:val="20"/>
                  <w:szCs w:val="20"/>
                </w:rPr>
                <w:t>17</w:t>
              </w:r>
              <w:r>
                <w:rPr>
                  <w:rFonts w:ascii="Times New Roman" w:hAnsi="Times New Roman"/>
                  <w:b/>
                  <w:bCs/>
                  <w:sz w:val="20"/>
                  <w:szCs w:val="20"/>
                </w:rPr>
                <w:t>,</w:t>
              </w:r>
              <w:r w:rsidRPr="00DD1AB1">
                <w:rPr>
                  <w:rFonts w:ascii="Times New Roman" w:hAnsi="Times New Roman"/>
                  <w:b/>
                  <w:bCs/>
                  <w:sz w:val="20"/>
                  <w:szCs w:val="20"/>
                </w:rPr>
                <w:t>784</w:t>
              </w:r>
              <w:r>
                <w:rPr>
                  <w:rFonts w:ascii="Times New Roman" w:hAnsi="Times New Roman"/>
                  <w:b/>
                  <w:bCs/>
                  <w:sz w:val="20"/>
                  <w:szCs w:val="20"/>
                </w:rPr>
                <w:t>,</w:t>
              </w:r>
              <w:r w:rsidRPr="00DD1AB1">
                <w:rPr>
                  <w:rFonts w:ascii="Times New Roman" w:hAnsi="Times New Roman"/>
                  <w:b/>
                  <w:bCs/>
                  <w:sz w:val="20"/>
                  <w:szCs w:val="20"/>
                </w:rPr>
                <w:t>000</w:t>
              </w:r>
            </w:ins>
            <w:del w:id="81" w:author="NB" w:date="2025-05-24T10:20:00Z" w16du:dateUtc="2025-05-24T03:20:00Z">
              <w:r w:rsidR="00CA189E" w:rsidRPr="00D73CEB" w:rsidDel="00DD1AB1">
                <w:rPr>
                  <w:rFonts w:ascii="Times New Roman" w:hAnsi="Times New Roman"/>
                  <w:b/>
                  <w:bCs/>
                  <w:sz w:val="20"/>
                  <w:szCs w:val="20"/>
                </w:rPr>
                <w:delText>20,240,000</w:delText>
              </w:r>
            </w:del>
          </w:p>
        </w:tc>
        <w:tc>
          <w:tcPr>
            <w:tcW w:w="752" w:type="dxa"/>
            <w:vAlign w:val="center"/>
            <w:hideMark/>
            <w:tcPrChange w:id="82" w:author="NB" w:date="2025-05-24T10:21:00Z" w16du:dateUtc="2025-05-24T03:21:00Z">
              <w:tcPr>
                <w:tcW w:w="970" w:type="dxa"/>
                <w:gridSpan w:val="2"/>
                <w:vAlign w:val="center"/>
                <w:hideMark/>
              </w:tcPr>
            </w:tcPrChange>
          </w:tcPr>
          <w:p w14:paraId="4FD5846D" w14:textId="77777777" w:rsidR="00CA189E" w:rsidRPr="00D73CEB" w:rsidRDefault="00CA189E" w:rsidP="00CA189E">
            <w:pPr>
              <w:jc w:val="center"/>
              <w:rPr>
                <w:rFonts w:ascii="Times New Roman" w:hAnsi="Times New Roman"/>
                <w:sz w:val="20"/>
                <w:szCs w:val="20"/>
              </w:rPr>
            </w:pPr>
          </w:p>
        </w:tc>
      </w:tr>
      <w:tr w:rsidR="00CA189E" w:rsidRPr="00D73CEB" w14:paraId="37212FAE" w14:textId="77777777" w:rsidTr="00DD1AB1">
        <w:tblPrEx>
          <w:tblW w:w="10754" w:type="dxa"/>
          <w:tblInd w:w="-572" w:type="dxa"/>
          <w:tblPrExChange w:id="83" w:author="NB" w:date="2025-05-24T10:21:00Z" w16du:dateUtc="2025-05-24T03:21:00Z">
            <w:tblPrEx>
              <w:tblW w:w="10754" w:type="dxa"/>
              <w:tblInd w:w="-572" w:type="dxa"/>
            </w:tblPrEx>
          </w:tblPrExChange>
        </w:tblPrEx>
        <w:trPr>
          <w:trHeight w:val="315"/>
          <w:trPrChange w:id="84" w:author="NB" w:date="2025-05-24T10:21:00Z" w16du:dateUtc="2025-05-24T03:21:00Z">
            <w:trPr>
              <w:gridBefore w:val="1"/>
              <w:trHeight w:val="315"/>
            </w:trPr>
          </w:trPrChange>
        </w:trPr>
        <w:tc>
          <w:tcPr>
            <w:tcW w:w="0" w:type="auto"/>
            <w:vMerge w:val="restart"/>
            <w:vAlign w:val="center"/>
            <w:hideMark/>
            <w:tcPrChange w:id="85" w:author="NB" w:date="2025-05-24T10:21:00Z" w16du:dateUtc="2025-05-24T03:21:00Z">
              <w:tcPr>
                <w:tcW w:w="0" w:type="auto"/>
                <w:gridSpan w:val="2"/>
                <w:vMerge w:val="restart"/>
                <w:vAlign w:val="center"/>
                <w:hideMark/>
              </w:tcPr>
            </w:tcPrChange>
          </w:tcPr>
          <w:p w14:paraId="17DB6513" w14:textId="77777777" w:rsidR="00CA189E" w:rsidRPr="00D73CEB" w:rsidRDefault="00CA189E" w:rsidP="00CA189E">
            <w:pPr>
              <w:rPr>
                <w:rFonts w:ascii="Times New Roman" w:hAnsi="Times New Roman"/>
                <w:b/>
                <w:bCs/>
                <w:sz w:val="20"/>
                <w:szCs w:val="20"/>
              </w:rPr>
            </w:pPr>
            <w:r w:rsidRPr="00D73CEB">
              <w:rPr>
                <w:rFonts w:ascii="Times New Roman" w:hAnsi="Times New Roman"/>
                <w:b/>
                <w:bCs/>
                <w:sz w:val="20"/>
                <w:szCs w:val="20"/>
              </w:rPr>
              <w:t xml:space="preserve">Xây dựng website </w:t>
            </w:r>
          </w:p>
        </w:tc>
        <w:tc>
          <w:tcPr>
            <w:tcW w:w="1210" w:type="dxa"/>
            <w:vMerge w:val="restart"/>
            <w:vAlign w:val="center"/>
            <w:hideMark/>
            <w:tcPrChange w:id="86" w:author="NB" w:date="2025-05-24T10:21:00Z" w16du:dateUtc="2025-05-24T03:21:00Z">
              <w:tcPr>
                <w:tcW w:w="1210" w:type="dxa"/>
                <w:gridSpan w:val="2"/>
                <w:vMerge w:val="restart"/>
                <w:vAlign w:val="center"/>
                <w:hideMark/>
              </w:tcPr>
            </w:tcPrChange>
          </w:tcPr>
          <w:p w14:paraId="56C15B6C" w14:textId="77777777" w:rsidR="00CA189E" w:rsidRPr="00D73CEB" w:rsidRDefault="00CA189E" w:rsidP="00CA189E">
            <w:pPr>
              <w:rPr>
                <w:rFonts w:ascii="Times New Roman" w:hAnsi="Times New Roman"/>
                <w:b/>
                <w:bCs/>
                <w:sz w:val="20"/>
                <w:szCs w:val="20"/>
              </w:rPr>
            </w:pPr>
            <w:r w:rsidRPr="00D73CEB">
              <w:rPr>
                <w:rFonts w:ascii="Times New Roman" w:hAnsi="Times New Roman"/>
                <w:b/>
                <w:bCs/>
                <w:sz w:val="20"/>
                <w:szCs w:val="20"/>
              </w:rPr>
              <w:t xml:space="preserve">Chi phí phát triển website </w:t>
            </w:r>
          </w:p>
        </w:tc>
        <w:tc>
          <w:tcPr>
            <w:tcW w:w="1720" w:type="dxa"/>
            <w:vAlign w:val="center"/>
            <w:hideMark/>
            <w:tcPrChange w:id="87" w:author="NB" w:date="2025-05-24T10:21:00Z" w16du:dateUtc="2025-05-24T03:21:00Z">
              <w:tcPr>
                <w:tcW w:w="2323" w:type="dxa"/>
                <w:gridSpan w:val="2"/>
                <w:vAlign w:val="center"/>
                <w:hideMark/>
              </w:tcPr>
            </w:tcPrChange>
          </w:tcPr>
          <w:p w14:paraId="52DD300D" w14:textId="77777777" w:rsidR="00CA189E" w:rsidRPr="00D73CEB" w:rsidRDefault="00CA189E" w:rsidP="00CA189E">
            <w:pPr>
              <w:rPr>
                <w:rFonts w:ascii="Times New Roman" w:hAnsi="Times New Roman"/>
                <w:sz w:val="20"/>
                <w:szCs w:val="20"/>
              </w:rPr>
            </w:pPr>
            <w:r w:rsidRPr="00D73CEB">
              <w:rPr>
                <w:rFonts w:ascii="Times New Roman" w:hAnsi="Times New Roman"/>
                <w:sz w:val="20"/>
                <w:szCs w:val="20"/>
              </w:rPr>
              <w:t>Lập trình giao diện</w:t>
            </w:r>
            <w:r w:rsidRPr="00D73CEB">
              <w:rPr>
                <w:rFonts w:ascii="Times New Roman" w:hAnsi="Times New Roman"/>
                <w:sz w:val="20"/>
                <w:szCs w:val="20"/>
              </w:rPr>
              <w:br/>
              <w:t>- Lập trình giao diện (Front-end) là chi phí phát sinh cho việc dàn lại các trang giao diện, cấu hình giao diện từ bản thiết kế dạng tĩnh cắt sang định dạng HTML/ CSS &amp; lập trình các hiệu ứng hoạt động trên toàn bộ website tương tích các trình duyệt chạy trên máy tính và điện thoại thông minh</w:t>
            </w:r>
          </w:p>
        </w:tc>
        <w:tc>
          <w:tcPr>
            <w:tcW w:w="714" w:type="dxa"/>
            <w:vMerge w:val="restart"/>
            <w:vAlign w:val="center"/>
            <w:hideMark/>
            <w:tcPrChange w:id="88" w:author="NB" w:date="2025-05-24T10:21:00Z" w16du:dateUtc="2025-05-24T03:21:00Z">
              <w:tcPr>
                <w:tcW w:w="714" w:type="dxa"/>
                <w:gridSpan w:val="2"/>
                <w:vMerge w:val="restart"/>
                <w:vAlign w:val="center"/>
                <w:hideMark/>
              </w:tcPr>
            </w:tcPrChange>
          </w:tcPr>
          <w:p w14:paraId="0A893932" w14:textId="77777777" w:rsidR="00CA189E" w:rsidRPr="00D73CEB" w:rsidRDefault="00CA189E" w:rsidP="00CA189E">
            <w:pPr>
              <w:jc w:val="center"/>
              <w:rPr>
                <w:rFonts w:ascii="Times New Roman" w:hAnsi="Times New Roman"/>
                <w:sz w:val="20"/>
                <w:szCs w:val="20"/>
              </w:rPr>
            </w:pPr>
            <w:r w:rsidRPr="00D73CEB">
              <w:rPr>
                <w:rFonts w:ascii="Times New Roman" w:hAnsi="Times New Roman"/>
                <w:sz w:val="20"/>
                <w:szCs w:val="20"/>
              </w:rPr>
              <w:t xml:space="preserve">1 </w:t>
            </w:r>
          </w:p>
        </w:tc>
        <w:tc>
          <w:tcPr>
            <w:tcW w:w="727" w:type="dxa"/>
            <w:vMerge w:val="restart"/>
            <w:vAlign w:val="center"/>
            <w:hideMark/>
            <w:tcPrChange w:id="89" w:author="NB" w:date="2025-05-24T10:21:00Z" w16du:dateUtc="2025-05-24T03:21:00Z">
              <w:tcPr>
                <w:tcW w:w="727" w:type="dxa"/>
                <w:gridSpan w:val="2"/>
                <w:vMerge w:val="restart"/>
                <w:vAlign w:val="center"/>
                <w:hideMark/>
              </w:tcPr>
            </w:tcPrChange>
          </w:tcPr>
          <w:p w14:paraId="4D63D7CE" w14:textId="77777777" w:rsidR="00CA189E" w:rsidRPr="00D73CEB" w:rsidRDefault="00CA189E" w:rsidP="00CA189E">
            <w:pPr>
              <w:jc w:val="center"/>
              <w:rPr>
                <w:rFonts w:ascii="Times New Roman" w:hAnsi="Times New Roman"/>
                <w:sz w:val="20"/>
                <w:szCs w:val="20"/>
              </w:rPr>
            </w:pPr>
            <w:r w:rsidRPr="00D73CEB">
              <w:rPr>
                <w:rFonts w:ascii="Times New Roman" w:hAnsi="Times New Roman"/>
                <w:sz w:val="20"/>
                <w:szCs w:val="20"/>
              </w:rPr>
              <w:t xml:space="preserve">Gói </w:t>
            </w:r>
          </w:p>
        </w:tc>
        <w:tc>
          <w:tcPr>
            <w:tcW w:w="2016" w:type="dxa"/>
            <w:vMerge/>
            <w:vAlign w:val="center"/>
            <w:tcPrChange w:id="90" w:author="NB" w:date="2025-05-24T10:21:00Z" w16du:dateUtc="2025-05-24T03:21:00Z">
              <w:tcPr>
                <w:tcW w:w="2016" w:type="dxa"/>
                <w:gridSpan w:val="2"/>
                <w:vMerge/>
                <w:vAlign w:val="center"/>
              </w:tcPr>
            </w:tcPrChange>
          </w:tcPr>
          <w:p w14:paraId="0A5ACCDC" w14:textId="1FF70A99" w:rsidR="00CA189E" w:rsidRPr="00D73CEB" w:rsidRDefault="00CA189E" w:rsidP="00CA189E">
            <w:pPr>
              <w:jc w:val="right"/>
              <w:rPr>
                <w:rFonts w:ascii="Times New Roman" w:hAnsi="Times New Roman"/>
                <w:sz w:val="20"/>
                <w:szCs w:val="20"/>
              </w:rPr>
            </w:pPr>
          </w:p>
        </w:tc>
        <w:tc>
          <w:tcPr>
            <w:tcW w:w="749" w:type="dxa"/>
            <w:vMerge/>
            <w:vAlign w:val="center"/>
            <w:hideMark/>
            <w:tcPrChange w:id="91" w:author="NB" w:date="2025-05-24T10:21:00Z" w16du:dateUtc="2025-05-24T03:21:00Z">
              <w:tcPr>
                <w:tcW w:w="759" w:type="dxa"/>
                <w:gridSpan w:val="2"/>
                <w:vMerge/>
                <w:vAlign w:val="center"/>
                <w:hideMark/>
              </w:tcPr>
            </w:tcPrChange>
          </w:tcPr>
          <w:p w14:paraId="5871D149" w14:textId="38572C9D" w:rsidR="00CA189E" w:rsidRPr="00D73CEB" w:rsidRDefault="00CA189E" w:rsidP="00CA189E">
            <w:pPr>
              <w:jc w:val="center"/>
              <w:rPr>
                <w:rFonts w:ascii="Times New Roman" w:hAnsi="Times New Roman"/>
                <w:sz w:val="20"/>
                <w:szCs w:val="20"/>
              </w:rPr>
            </w:pPr>
          </w:p>
        </w:tc>
        <w:tc>
          <w:tcPr>
            <w:tcW w:w="2016" w:type="dxa"/>
            <w:vMerge/>
            <w:vAlign w:val="center"/>
            <w:tcPrChange w:id="92" w:author="NB" w:date="2025-05-24T10:21:00Z" w16du:dateUtc="2025-05-24T03:21:00Z">
              <w:tcPr>
                <w:tcW w:w="1185" w:type="dxa"/>
                <w:gridSpan w:val="2"/>
                <w:vMerge/>
                <w:vAlign w:val="center"/>
              </w:tcPr>
            </w:tcPrChange>
          </w:tcPr>
          <w:p w14:paraId="2176D4A8" w14:textId="635E611A" w:rsidR="00CA189E" w:rsidRPr="00D73CEB" w:rsidRDefault="00CA189E" w:rsidP="00CA189E">
            <w:pPr>
              <w:jc w:val="right"/>
              <w:rPr>
                <w:rFonts w:ascii="Times New Roman" w:hAnsi="Times New Roman"/>
                <w:b/>
                <w:bCs/>
                <w:sz w:val="20"/>
                <w:szCs w:val="20"/>
              </w:rPr>
            </w:pPr>
          </w:p>
        </w:tc>
        <w:tc>
          <w:tcPr>
            <w:tcW w:w="752" w:type="dxa"/>
            <w:vMerge w:val="restart"/>
            <w:vAlign w:val="center"/>
            <w:hideMark/>
            <w:tcPrChange w:id="93" w:author="NB" w:date="2025-05-24T10:21:00Z" w16du:dateUtc="2025-05-24T03:21:00Z">
              <w:tcPr>
                <w:tcW w:w="970" w:type="dxa"/>
                <w:gridSpan w:val="2"/>
                <w:vMerge w:val="restart"/>
                <w:vAlign w:val="center"/>
                <w:hideMark/>
              </w:tcPr>
            </w:tcPrChange>
          </w:tcPr>
          <w:p w14:paraId="48992B5B" w14:textId="77777777" w:rsidR="00CA189E" w:rsidRPr="00D73CEB" w:rsidRDefault="00CA189E" w:rsidP="00CA189E">
            <w:pPr>
              <w:jc w:val="center"/>
              <w:rPr>
                <w:rFonts w:ascii="Times New Roman" w:hAnsi="Times New Roman"/>
                <w:sz w:val="20"/>
                <w:szCs w:val="20"/>
              </w:rPr>
            </w:pPr>
          </w:p>
        </w:tc>
      </w:tr>
      <w:tr w:rsidR="00CA189E" w:rsidRPr="00D73CEB" w14:paraId="24162982" w14:textId="77777777" w:rsidTr="00DD1AB1">
        <w:tblPrEx>
          <w:tblW w:w="10754" w:type="dxa"/>
          <w:tblInd w:w="-572" w:type="dxa"/>
          <w:tblPrExChange w:id="94" w:author="NB" w:date="2025-05-24T10:21:00Z" w16du:dateUtc="2025-05-24T03:21:00Z">
            <w:tblPrEx>
              <w:tblW w:w="10754" w:type="dxa"/>
              <w:tblInd w:w="-572" w:type="dxa"/>
            </w:tblPrEx>
          </w:tblPrExChange>
        </w:tblPrEx>
        <w:trPr>
          <w:trHeight w:val="315"/>
          <w:trPrChange w:id="95" w:author="NB" w:date="2025-05-24T10:21:00Z" w16du:dateUtc="2025-05-24T03:21:00Z">
            <w:trPr>
              <w:gridBefore w:val="1"/>
              <w:trHeight w:val="315"/>
            </w:trPr>
          </w:trPrChange>
        </w:trPr>
        <w:tc>
          <w:tcPr>
            <w:tcW w:w="0" w:type="auto"/>
            <w:vMerge/>
            <w:vAlign w:val="center"/>
            <w:hideMark/>
            <w:tcPrChange w:id="96" w:author="NB" w:date="2025-05-24T10:21:00Z" w16du:dateUtc="2025-05-24T03:21:00Z">
              <w:tcPr>
                <w:tcW w:w="0" w:type="auto"/>
                <w:gridSpan w:val="2"/>
                <w:vMerge/>
                <w:vAlign w:val="center"/>
                <w:hideMark/>
              </w:tcPr>
            </w:tcPrChange>
          </w:tcPr>
          <w:p w14:paraId="0F2EF616" w14:textId="77777777" w:rsidR="00CA189E" w:rsidRPr="00D73CEB" w:rsidRDefault="00CA189E" w:rsidP="003C3E98">
            <w:pPr>
              <w:rPr>
                <w:rFonts w:ascii="Times New Roman" w:hAnsi="Times New Roman"/>
                <w:b/>
                <w:bCs/>
                <w:sz w:val="20"/>
                <w:szCs w:val="20"/>
              </w:rPr>
            </w:pPr>
          </w:p>
        </w:tc>
        <w:tc>
          <w:tcPr>
            <w:tcW w:w="1210" w:type="dxa"/>
            <w:vMerge/>
            <w:vAlign w:val="center"/>
            <w:hideMark/>
            <w:tcPrChange w:id="97" w:author="NB" w:date="2025-05-24T10:21:00Z" w16du:dateUtc="2025-05-24T03:21:00Z">
              <w:tcPr>
                <w:tcW w:w="1210" w:type="dxa"/>
                <w:gridSpan w:val="2"/>
                <w:vMerge/>
                <w:vAlign w:val="center"/>
                <w:hideMark/>
              </w:tcPr>
            </w:tcPrChange>
          </w:tcPr>
          <w:p w14:paraId="17A37599" w14:textId="77777777" w:rsidR="00CA189E" w:rsidRPr="00D73CEB" w:rsidRDefault="00CA189E" w:rsidP="003C3E98">
            <w:pPr>
              <w:rPr>
                <w:rFonts w:ascii="Times New Roman" w:hAnsi="Times New Roman"/>
                <w:b/>
                <w:bCs/>
                <w:sz w:val="20"/>
                <w:szCs w:val="20"/>
              </w:rPr>
            </w:pPr>
          </w:p>
        </w:tc>
        <w:tc>
          <w:tcPr>
            <w:tcW w:w="1720" w:type="dxa"/>
            <w:vAlign w:val="center"/>
            <w:hideMark/>
            <w:tcPrChange w:id="98" w:author="NB" w:date="2025-05-24T10:21:00Z" w16du:dateUtc="2025-05-24T03:21:00Z">
              <w:tcPr>
                <w:tcW w:w="2323" w:type="dxa"/>
                <w:gridSpan w:val="2"/>
                <w:vAlign w:val="center"/>
                <w:hideMark/>
              </w:tcPr>
            </w:tcPrChange>
          </w:tcPr>
          <w:p w14:paraId="74E32C9F" w14:textId="77777777" w:rsidR="00CA189E" w:rsidRPr="00D73CEB" w:rsidRDefault="00CA189E" w:rsidP="003C3E98">
            <w:pPr>
              <w:rPr>
                <w:rFonts w:ascii="Times New Roman" w:hAnsi="Times New Roman"/>
                <w:sz w:val="20"/>
                <w:szCs w:val="20"/>
              </w:rPr>
            </w:pPr>
            <w:r w:rsidRPr="00D73CEB">
              <w:rPr>
                <w:rFonts w:ascii="Times New Roman" w:hAnsi="Times New Roman"/>
                <w:sz w:val="20"/>
                <w:szCs w:val="20"/>
              </w:rPr>
              <w:t>Lập trình chức năng</w:t>
            </w:r>
            <w:r w:rsidRPr="00D73CEB">
              <w:rPr>
                <w:rFonts w:ascii="Times New Roman" w:hAnsi="Times New Roman"/>
                <w:sz w:val="20"/>
                <w:szCs w:val="20"/>
              </w:rPr>
              <w:br/>
              <w:t>- Lập trình chức năng (Back-end) là khoản chi phí phát sinh cho việc Lập trình các chức năng cơ bản của một Website, đảm bảo vận hành ổn định &amp; triển khai các luồng thao tác trên Website hoạt động đúng như mô tả ban đầu</w:t>
            </w:r>
            <w:r w:rsidRPr="00D73CEB">
              <w:rPr>
                <w:rFonts w:ascii="Times New Roman" w:hAnsi="Times New Roman"/>
                <w:sz w:val="20"/>
                <w:szCs w:val="20"/>
              </w:rPr>
              <w:br/>
              <w:t>- Test</w:t>
            </w:r>
            <w:r w:rsidRPr="00D73CEB">
              <w:rPr>
                <w:rFonts w:ascii="Times New Roman" w:hAnsi="Times New Roman"/>
                <w:sz w:val="20"/>
                <w:szCs w:val="20"/>
              </w:rPr>
              <w:br/>
              <w:t>- Tích hợp hệ thống: Cho phép nhúng, tích hợp để lấy tài liệu, xếp hạng (Lưu ý sẽ có phát sinh chi phí cho việc tích hợp hệ thống khác)</w:t>
            </w:r>
          </w:p>
        </w:tc>
        <w:tc>
          <w:tcPr>
            <w:tcW w:w="714" w:type="dxa"/>
            <w:vMerge/>
            <w:vAlign w:val="center"/>
            <w:hideMark/>
            <w:tcPrChange w:id="99" w:author="NB" w:date="2025-05-24T10:21:00Z" w16du:dateUtc="2025-05-24T03:21:00Z">
              <w:tcPr>
                <w:tcW w:w="714" w:type="dxa"/>
                <w:gridSpan w:val="2"/>
                <w:vMerge/>
                <w:vAlign w:val="center"/>
                <w:hideMark/>
              </w:tcPr>
            </w:tcPrChange>
          </w:tcPr>
          <w:p w14:paraId="4A33B8E3" w14:textId="77777777" w:rsidR="00CA189E" w:rsidRPr="00D73CEB" w:rsidRDefault="00CA189E" w:rsidP="003C3E98">
            <w:pPr>
              <w:rPr>
                <w:rFonts w:ascii="Times New Roman" w:hAnsi="Times New Roman"/>
                <w:sz w:val="20"/>
                <w:szCs w:val="20"/>
              </w:rPr>
            </w:pPr>
          </w:p>
        </w:tc>
        <w:tc>
          <w:tcPr>
            <w:tcW w:w="727" w:type="dxa"/>
            <w:vMerge/>
            <w:vAlign w:val="center"/>
            <w:hideMark/>
            <w:tcPrChange w:id="100" w:author="NB" w:date="2025-05-24T10:21:00Z" w16du:dateUtc="2025-05-24T03:21:00Z">
              <w:tcPr>
                <w:tcW w:w="727" w:type="dxa"/>
                <w:gridSpan w:val="2"/>
                <w:vMerge/>
                <w:vAlign w:val="center"/>
                <w:hideMark/>
              </w:tcPr>
            </w:tcPrChange>
          </w:tcPr>
          <w:p w14:paraId="3D48B04F" w14:textId="77777777" w:rsidR="00CA189E" w:rsidRPr="00D73CEB" w:rsidRDefault="00CA189E" w:rsidP="003C3E98">
            <w:pPr>
              <w:rPr>
                <w:rFonts w:ascii="Times New Roman" w:hAnsi="Times New Roman"/>
                <w:sz w:val="20"/>
                <w:szCs w:val="20"/>
              </w:rPr>
            </w:pPr>
          </w:p>
        </w:tc>
        <w:tc>
          <w:tcPr>
            <w:tcW w:w="2016" w:type="dxa"/>
            <w:vMerge/>
            <w:vAlign w:val="center"/>
            <w:hideMark/>
            <w:tcPrChange w:id="101" w:author="NB" w:date="2025-05-24T10:21:00Z" w16du:dateUtc="2025-05-24T03:21:00Z">
              <w:tcPr>
                <w:tcW w:w="2016" w:type="dxa"/>
                <w:gridSpan w:val="2"/>
                <w:vMerge/>
                <w:vAlign w:val="center"/>
                <w:hideMark/>
              </w:tcPr>
            </w:tcPrChange>
          </w:tcPr>
          <w:p w14:paraId="28A0AA5B" w14:textId="77777777" w:rsidR="00CA189E" w:rsidRPr="00D73CEB" w:rsidRDefault="00CA189E" w:rsidP="003C3E98">
            <w:pPr>
              <w:rPr>
                <w:rFonts w:ascii="Times New Roman" w:hAnsi="Times New Roman"/>
                <w:sz w:val="20"/>
                <w:szCs w:val="20"/>
              </w:rPr>
            </w:pPr>
          </w:p>
        </w:tc>
        <w:tc>
          <w:tcPr>
            <w:tcW w:w="749" w:type="dxa"/>
            <w:vMerge/>
            <w:vAlign w:val="center"/>
            <w:hideMark/>
            <w:tcPrChange w:id="102" w:author="NB" w:date="2025-05-24T10:21:00Z" w16du:dateUtc="2025-05-24T03:21:00Z">
              <w:tcPr>
                <w:tcW w:w="759" w:type="dxa"/>
                <w:gridSpan w:val="2"/>
                <w:vMerge/>
                <w:vAlign w:val="center"/>
                <w:hideMark/>
              </w:tcPr>
            </w:tcPrChange>
          </w:tcPr>
          <w:p w14:paraId="36B42EDD" w14:textId="77777777" w:rsidR="00CA189E" w:rsidRPr="00D73CEB" w:rsidRDefault="00CA189E" w:rsidP="003C3E98">
            <w:pPr>
              <w:rPr>
                <w:rFonts w:ascii="Times New Roman" w:hAnsi="Times New Roman"/>
                <w:sz w:val="20"/>
                <w:szCs w:val="20"/>
              </w:rPr>
            </w:pPr>
          </w:p>
        </w:tc>
        <w:tc>
          <w:tcPr>
            <w:tcW w:w="2016" w:type="dxa"/>
            <w:vMerge/>
            <w:vAlign w:val="center"/>
            <w:hideMark/>
            <w:tcPrChange w:id="103" w:author="NB" w:date="2025-05-24T10:21:00Z" w16du:dateUtc="2025-05-24T03:21:00Z">
              <w:tcPr>
                <w:tcW w:w="1185" w:type="dxa"/>
                <w:gridSpan w:val="2"/>
                <w:vMerge/>
                <w:vAlign w:val="center"/>
                <w:hideMark/>
              </w:tcPr>
            </w:tcPrChange>
          </w:tcPr>
          <w:p w14:paraId="3976AAE7" w14:textId="77777777" w:rsidR="00CA189E" w:rsidRPr="00D73CEB" w:rsidRDefault="00CA189E" w:rsidP="003C3E98">
            <w:pPr>
              <w:rPr>
                <w:rFonts w:ascii="Times New Roman" w:hAnsi="Times New Roman"/>
                <w:b/>
                <w:bCs/>
                <w:sz w:val="20"/>
                <w:szCs w:val="20"/>
              </w:rPr>
            </w:pPr>
          </w:p>
        </w:tc>
        <w:tc>
          <w:tcPr>
            <w:tcW w:w="752" w:type="dxa"/>
            <w:vMerge/>
            <w:vAlign w:val="center"/>
            <w:hideMark/>
            <w:tcPrChange w:id="104" w:author="NB" w:date="2025-05-24T10:21:00Z" w16du:dateUtc="2025-05-24T03:21:00Z">
              <w:tcPr>
                <w:tcW w:w="970" w:type="dxa"/>
                <w:gridSpan w:val="2"/>
                <w:vMerge/>
                <w:vAlign w:val="center"/>
                <w:hideMark/>
              </w:tcPr>
            </w:tcPrChange>
          </w:tcPr>
          <w:p w14:paraId="169D1AB4" w14:textId="77777777" w:rsidR="00CA189E" w:rsidRPr="00D73CEB" w:rsidRDefault="00CA189E" w:rsidP="003C3E98">
            <w:pPr>
              <w:rPr>
                <w:rFonts w:ascii="Times New Roman" w:hAnsi="Times New Roman"/>
                <w:sz w:val="20"/>
                <w:szCs w:val="20"/>
              </w:rPr>
            </w:pPr>
          </w:p>
        </w:tc>
      </w:tr>
      <w:tr w:rsidR="008B2AE9" w:rsidRPr="00D73CEB" w14:paraId="0007C2BC" w14:textId="77777777" w:rsidTr="00DD1AB1">
        <w:tblPrEx>
          <w:tblW w:w="10754" w:type="dxa"/>
          <w:tblInd w:w="-572" w:type="dxa"/>
          <w:tblPrExChange w:id="105" w:author="NB" w:date="2025-05-24T10:21:00Z" w16du:dateUtc="2025-05-24T03:21:00Z">
            <w:tblPrEx>
              <w:tblW w:w="10754" w:type="dxa"/>
              <w:tblInd w:w="-572" w:type="dxa"/>
            </w:tblPrEx>
          </w:tblPrExChange>
        </w:tblPrEx>
        <w:trPr>
          <w:trHeight w:val="315"/>
          <w:trPrChange w:id="106" w:author="NB" w:date="2025-05-24T10:21:00Z" w16du:dateUtc="2025-05-24T03:21:00Z">
            <w:trPr>
              <w:gridBefore w:val="1"/>
              <w:trHeight w:val="315"/>
            </w:trPr>
          </w:trPrChange>
        </w:trPr>
        <w:tc>
          <w:tcPr>
            <w:tcW w:w="7986" w:type="dxa"/>
            <w:gridSpan w:val="7"/>
            <w:vAlign w:val="center"/>
            <w:hideMark/>
            <w:tcPrChange w:id="107" w:author="NB" w:date="2025-05-24T10:21:00Z" w16du:dateUtc="2025-05-24T03:21:00Z">
              <w:tcPr>
                <w:tcW w:w="8599" w:type="dxa"/>
                <w:gridSpan w:val="14"/>
                <w:vAlign w:val="center"/>
                <w:hideMark/>
              </w:tcPr>
            </w:tcPrChange>
          </w:tcPr>
          <w:p w14:paraId="014329F6" w14:textId="77777777" w:rsidR="008B2AE9" w:rsidRPr="00D73CEB" w:rsidRDefault="008B2AE9" w:rsidP="003C3E98">
            <w:pPr>
              <w:jc w:val="center"/>
              <w:rPr>
                <w:rFonts w:ascii="Times New Roman" w:hAnsi="Times New Roman"/>
                <w:b/>
                <w:bCs/>
                <w:sz w:val="20"/>
                <w:szCs w:val="20"/>
              </w:rPr>
            </w:pPr>
            <w:r w:rsidRPr="00D73CEB">
              <w:rPr>
                <w:rFonts w:ascii="Times New Roman" w:hAnsi="Times New Roman"/>
                <w:b/>
                <w:bCs/>
                <w:sz w:val="20"/>
                <w:szCs w:val="20"/>
              </w:rPr>
              <w:lastRenderedPageBreak/>
              <w:t xml:space="preserve">TỔNG (VNĐ) </w:t>
            </w:r>
          </w:p>
        </w:tc>
        <w:tc>
          <w:tcPr>
            <w:tcW w:w="2768" w:type="dxa"/>
            <w:gridSpan w:val="2"/>
            <w:vAlign w:val="center"/>
            <w:hideMark/>
            <w:tcPrChange w:id="108" w:author="NB" w:date="2025-05-24T10:21:00Z" w16du:dateUtc="2025-05-24T03:21:00Z">
              <w:tcPr>
                <w:tcW w:w="2155" w:type="dxa"/>
                <w:gridSpan w:val="4"/>
                <w:vAlign w:val="center"/>
                <w:hideMark/>
              </w:tcPr>
            </w:tcPrChange>
          </w:tcPr>
          <w:p w14:paraId="08AD6BA8" w14:textId="7A532A87" w:rsidR="008B2AE9" w:rsidRPr="00D73CEB" w:rsidRDefault="00DD1AB1" w:rsidP="003C3E98">
            <w:pPr>
              <w:jc w:val="center"/>
              <w:rPr>
                <w:rFonts w:ascii="Times New Roman" w:hAnsi="Times New Roman"/>
                <w:b/>
                <w:bCs/>
                <w:sz w:val="20"/>
                <w:szCs w:val="20"/>
              </w:rPr>
            </w:pPr>
            <w:ins w:id="109" w:author="NB" w:date="2025-05-24T10:20:00Z" w16du:dateUtc="2025-05-24T03:20:00Z">
              <w:r w:rsidRPr="00DD1AB1">
                <w:rPr>
                  <w:rFonts w:ascii="Times New Roman" w:hAnsi="Times New Roman"/>
                  <w:b/>
                  <w:bCs/>
                  <w:sz w:val="20"/>
                  <w:szCs w:val="20"/>
                </w:rPr>
                <w:t>44,460,000</w:t>
              </w:r>
            </w:ins>
            <w:del w:id="110" w:author="NB" w:date="2025-05-24T10:20:00Z" w16du:dateUtc="2025-05-24T03:20:00Z">
              <w:r w:rsidR="00CA189E" w:rsidRPr="00D73CEB" w:rsidDel="00DD1AB1">
                <w:rPr>
                  <w:rFonts w:ascii="Times New Roman" w:hAnsi="Times New Roman"/>
                  <w:b/>
                  <w:bCs/>
                  <w:sz w:val="20"/>
                  <w:szCs w:val="20"/>
                </w:rPr>
                <w:delText>50,740,000</w:delText>
              </w:r>
            </w:del>
          </w:p>
        </w:tc>
      </w:tr>
      <w:tr w:rsidR="008B2AE9" w:rsidRPr="00D73CEB" w14:paraId="2F26016D" w14:textId="77777777" w:rsidTr="00CA189E">
        <w:trPr>
          <w:trHeight w:val="315"/>
        </w:trPr>
        <w:tc>
          <w:tcPr>
            <w:tcW w:w="10754" w:type="dxa"/>
            <w:gridSpan w:val="9"/>
            <w:vAlign w:val="center"/>
            <w:hideMark/>
          </w:tcPr>
          <w:p w14:paraId="5D76BC63" w14:textId="77777777" w:rsidR="008B2AE9" w:rsidRPr="00D73CEB" w:rsidRDefault="008B2AE9" w:rsidP="003C3E98">
            <w:pPr>
              <w:jc w:val="center"/>
              <w:rPr>
                <w:rFonts w:ascii="Times New Roman" w:hAnsi="Times New Roman"/>
                <w:b/>
                <w:bCs/>
                <w:sz w:val="20"/>
                <w:szCs w:val="20"/>
              </w:rPr>
            </w:pPr>
            <w:r w:rsidRPr="00D73CEB">
              <w:rPr>
                <w:rFonts w:ascii="Times New Roman" w:hAnsi="Times New Roman"/>
                <w:b/>
                <w:bCs/>
                <w:sz w:val="20"/>
                <w:szCs w:val="20"/>
              </w:rPr>
              <w:t xml:space="preserve">III. BẢO HÀNH </w:t>
            </w:r>
          </w:p>
        </w:tc>
      </w:tr>
      <w:tr w:rsidR="00CA189E" w:rsidRPr="00D73CEB" w14:paraId="201134EC" w14:textId="77777777" w:rsidTr="00DD1AB1">
        <w:tblPrEx>
          <w:tblW w:w="10754" w:type="dxa"/>
          <w:tblInd w:w="-572" w:type="dxa"/>
          <w:tblPrExChange w:id="111" w:author="NB" w:date="2025-05-24T10:21:00Z" w16du:dateUtc="2025-05-24T03:21:00Z">
            <w:tblPrEx>
              <w:tblW w:w="10754" w:type="dxa"/>
              <w:tblInd w:w="-572" w:type="dxa"/>
            </w:tblPrEx>
          </w:tblPrExChange>
        </w:tblPrEx>
        <w:trPr>
          <w:trHeight w:val="1155"/>
          <w:trPrChange w:id="112" w:author="NB" w:date="2025-05-24T10:21:00Z" w16du:dateUtc="2025-05-24T03:21:00Z">
            <w:trPr>
              <w:gridBefore w:val="1"/>
              <w:trHeight w:val="1155"/>
            </w:trPr>
          </w:trPrChange>
        </w:trPr>
        <w:tc>
          <w:tcPr>
            <w:tcW w:w="0" w:type="auto"/>
            <w:vAlign w:val="center"/>
            <w:hideMark/>
            <w:tcPrChange w:id="113" w:author="NB" w:date="2025-05-24T10:21:00Z" w16du:dateUtc="2025-05-24T03:21:00Z">
              <w:tcPr>
                <w:tcW w:w="0" w:type="auto"/>
                <w:gridSpan w:val="2"/>
                <w:vAlign w:val="center"/>
                <w:hideMark/>
              </w:tcPr>
            </w:tcPrChange>
          </w:tcPr>
          <w:p w14:paraId="601175CF"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Hạng mục </w:t>
            </w:r>
          </w:p>
        </w:tc>
        <w:tc>
          <w:tcPr>
            <w:tcW w:w="1210" w:type="dxa"/>
            <w:vAlign w:val="center"/>
            <w:hideMark/>
            <w:tcPrChange w:id="114" w:author="NB" w:date="2025-05-24T10:21:00Z" w16du:dateUtc="2025-05-24T03:21:00Z">
              <w:tcPr>
                <w:tcW w:w="1210" w:type="dxa"/>
                <w:gridSpan w:val="2"/>
                <w:vAlign w:val="center"/>
                <w:hideMark/>
              </w:tcPr>
            </w:tcPrChange>
          </w:tcPr>
          <w:p w14:paraId="18E15D6B"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Tên dịch vụ </w:t>
            </w:r>
          </w:p>
        </w:tc>
        <w:tc>
          <w:tcPr>
            <w:tcW w:w="1720" w:type="dxa"/>
            <w:vAlign w:val="center"/>
            <w:hideMark/>
            <w:tcPrChange w:id="115" w:author="NB" w:date="2025-05-24T10:21:00Z" w16du:dateUtc="2025-05-24T03:21:00Z">
              <w:tcPr>
                <w:tcW w:w="2323" w:type="dxa"/>
                <w:gridSpan w:val="2"/>
                <w:vAlign w:val="center"/>
                <w:hideMark/>
              </w:tcPr>
            </w:tcPrChange>
          </w:tcPr>
          <w:p w14:paraId="18C995D5" w14:textId="77777777" w:rsidR="00CA189E" w:rsidRPr="00D73CEB" w:rsidRDefault="00CA189E" w:rsidP="003C3E98">
            <w:pPr>
              <w:rPr>
                <w:rFonts w:ascii="Times New Roman" w:hAnsi="Times New Roman"/>
                <w:b/>
                <w:bCs/>
                <w:sz w:val="20"/>
                <w:szCs w:val="20"/>
              </w:rPr>
            </w:pPr>
            <w:r w:rsidRPr="00D73CEB">
              <w:rPr>
                <w:rFonts w:ascii="Times New Roman" w:hAnsi="Times New Roman"/>
                <w:b/>
                <w:bCs/>
                <w:sz w:val="20"/>
                <w:szCs w:val="20"/>
              </w:rPr>
              <w:t>Mô tả chi tiết</w:t>
            </w:r>
          </w:p>
        </w:tc>
        <w:tc>
          <w:tcPr>
            <w:tcW w:w="714" w:type="dxa"/>
            <w:vAlign w:val="center"/>
            <w:hideMark/>
            <w:tcPrChange w:id="116" w:author="NB" w:date="2025-05-24T10:21:00Z" w16du:dateUtc="2025-05-24T03:21:00Z">
              <w:tcPr>
                <w:tcW w:w="714" w:type="dxa"/>
                <w:gridSpan w:val="2"/>
                <w:vAlign w:val="center"/>
                <w:hideMark/>
              </w:tcPr>
            </w:tcPrChange>
          </w:tcPr>
          <w:p w14:paraId="0885DC8E"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Số lượng </w:t>
            </w:r>
          </w:p>
        </w:tc>
        <w:tc>
          <w:tcPr>
            <w:tcW w:w="727" w:type="dxa"/>
            <w:vAlign w:val="center"/>
            <w:hideMark/>
            <w:tcPrChange w:id="117" w:author="NB" w:date="2025-05-24T10:21:00Z" w16du:dateUtc="2025-05-24T03:21:00Z">
              <w:tcPr>
                <w:tcW w:w="727" w:type="dxa"/>
                <w:gridSpan w:val="2"/>
                <w:vAlign w:val="center"/>
                <w:hideMark/>
              </w:tcPr>
            </w:tcPrChange>
          </w:tcPr>
          <w:p w14:paraId="126AF4B4"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 xml:space="preserve">Đơn vị </w:t>
            </w:r>
          </w:p>
        </w:tc>
        <w:tc>
          <w:tcPr>
            <w:tcW w:w="2016" w:type="dxa"/>
            <w:vAlign w:val="center"/>
            <w:hideMark/>
            <w:tcPrChange w:id="118" w:author="NB" w:date="2025-05-24T10:21:00Z" w16du:dateUtc="2025-05-24T03:21:00Z">
              <w:tcPr>
                <w:tcW w:w="2016" w:type="dxa"/>
                <w:gridSpan w:val="2"/>
                <w:vAlign w:val="center"/>
                <w:hideMark/>
              </w:tcPr>
            </w:tcPrChange>
          </w:tcPr>
          <w:p w14:paraId="2C3A4AF3"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Đơn giá</w:t>
            </w:r>
            <w:r w:rsidRPr="00D73CEB">
              <w:rPr>
                <w:rFonts w:ascii="Times New Roman" w:hAnsi="Times New Roman"/>
                <w:b/>
                <w:bCs/>
                <w:sz w:val="20"/>
                <w:szCs w:val="20"/>
              </w:rPr>
              <w:br/>
              <w:t xml:space="preserve">(VND) </w:t>
            </w:r>
          </w:p>
        </w:tc>
        <w:tc>
          <w:tcPr>
            <w:tcW w:w="749" w:type="dxa"/>
            <w:vAlign w:val="center"/>
            <w:hideMark/>
            <w:tcPrChange w:id="119" w:author="NB" w:date="2025-05-24T10:21:00Z" w16du:dateUtc="2025-05-24T03:21:00Z">
              <w:tcPr>
                <w:tcW w:w="759" w:type="dxa"/>
                <w:gridSpan w:val="2"/>
                <w:vAlign w:val="center"/>
                <w:hideMark/>
              </w:tcPr>
            </w:tcPrChange>
          </w:tcPr>
          <w:p w14:paraId="535A1089"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V.A.T</w:t>
            </w:r>
          </w:p>
        </w:tc>
        <w:tc>
          <w:tcPr>
            <w:tcW w:w="2016" w:type="dxa"/>
            <w:vAlign w:val="center"/>
            <w:hideMark/>
            <w:tcPrChange w:id="120" w:author="NB" w:date="2025-05-24T10:21:00Z" w16du:dateUtc="2025-05-24T03:21:00Z">
              <w:tcPr>
                <w:tcW w:w="1185" w:type="dxa"/>
                <w:gridSpan w:val="2"/>
                <w:vAlign w:val="center"/>
                <w:hideMark/>
              </w:tcPr>
            </w:tcPrChange>
          </w:tcPr>
          <w:p w14:paraId="413943D1"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Tổng</w:t>
            </w:r>
            <w:r w:rsidRPr="00D73CEB">
              <w:rPr>
                <w:rFonts w:ascii="Times New Roman" w:hAnsi="Times New Roman"/>
                <w:b/>
                <w:bCs/>
                <w:sz w:val="20"/>
                <w:szCs w:val="20"/>
              </w:rPr>
              <w:br/>
              <w:t>(VND)</w:t>
            </w:r>
          </w:p>
        </w:tc>
        <w:tc>
          <w:tcPr>
            <w:tcW w:w="752" w:type="dxa"/>
            <w:vAlign w:val="center"/>
            <w:hideMark/>
            <w:tcPrChange w:id="121" w:author="NB" w:date="2025-05-24T10:21:00Z" w16du:dateUtc="2025-05-24T03:21:00Z">
              <w:tcPr>
                <w:tcW w:w="970" w:type="dxa"/>
                <w:gridSpan w:val="2"/>
                <w:vAlign w:val="center"/>
                <w:hideMark/>
              </w:tcPr>
            </w:tcPrChange>
          </w:tcPr>
          <w:p w14:paraId="01972FCB"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Ghi chú</w:t>
            </w:r>
          </w:p>
        </w:tc>
      </w:tr>
      <w:tr w:rsidR="00CA189E" w:rsidRPr="00D73CEB" w14:paraId="2F0F2E37" w14:textId="77777777" w:rsidTr="00DD1AB1">
        <w:tblPrEx>
          <w:tblW w:w="10754" w:type="dxa"/>
          <w:tblInd w:w="-572" w:type="dxa"/>
          <w:tblPrExChange w:id="122" w:author="NB" w:date="2025-05-24T10:21:00Z" w16du:dateUtc="2025-05-24T03:21:00Z">
            <w:tblPrEx>
              <w:tblW w:w="10754" w:type="dxa"/>
              <w:tblInd w:w="-572" w:type="dxa"/>
            </w:tblPrEx>
          </w:tblPrExChange>
        </w:tblPrEx>
        <w:trPr>
          <w:trHeight w:val="2790"/>
          <w:trPrChange w:id="123" w:author="NB" w:date="2025-05-24T10:21:00Z" w16du:dateUtc="2025-05-24T03:21:00Z">
            <w:trPr>
              <w:gridBefore w:val="1"/>
              <w:trHeight w:val="2790"/>
            </w:trPr>
          </w:trPrChange>
        </w:trPr>
        <w:tc>
          <w:tcPr>
            <w:tcW w:w="0" w:type="auto"/>
            <w:vAlign w:val="center"/>
            <w:hideMark/>
            <w:tcPrChange w:id="124" w:author="NB" w:date="2025-05-24T10:21:00Z" w16du:dateUtc="2025-05-24T03:21:00Z">
              <w:tcPr>
                <w:tcW w:w="0" w:type="auto"/>
                <w:gridSpan w:val="2"/>
                <w:vAlign w:val="center"/>
                <w:hideMark/>
              </w:tcPr>
            </w:tcPrChange>
          </w:tcPr>
          <w:p w14:paraId="4F2801B9" w14:textId="77777777" w:rsidR="00CA189E" w:rsidRPr="00D73CEB" w:rsidRDefault="00CA189E" w:rsidP="003C3E98">
            <w:pPr>
              <w:rPr>
                <w:rFonts w:ascii="Times New Roman" w:hAnsi="Times New Roman"/>
                <w:b/>
                <w:bCs/>
                <w:sz w:val="20"/>
                <w:szCs w:val="20"/>
              </w:rPr>
            </w:pPr>
            <w:r w:rsidRPr="00D73CEB">
              <w:rPr>
                <w:rFonts w:ascii="Times New Roman" w:hAnsi="Times New Roman"/>
                <w:b/>
                <w:bCs/>
                <w:sz w:val="20"/>
                <w:szCs w:val="20"/>
              </w:rPr>
              <w:t xml:space="preserve">Chi phí duy trì và bảo hành website </w:t>
            </w:r>
          </w:p>
        </w:tc>
        <w:tc>
          <w:tcPr>
            <w:tcW w:w="1210" w:type="dxa"/>
            <w:vAlign w:val="center"/>
            <w:hideMark/>
            <w:tcPrChange w:id="125" w:author="NB" w:date="2025-05-24T10:21:00Z" w16du:dateUtc="2025-05-24T03:21:00Z">
              <w:tcPr>
                <w:tcW w:w="1210" w:type="dxa"/>
                <w:gridSpan w:val="2"/>
                <w:vAlign w:val="center"/>
                <w:hideMark/>
              </w:tcPr>
            </w:tcPrChange>
          </w:tcPr>
          <w:p w14:paraId="4CD70031" w14:textId="77777777" w:rsidR="00CA189E" w:rsidRPr="00D73CEB" w:rsidRDefault="00CA189E" w:rsidP="003C3E98">
            <w:pPr>
              <w:rPr>
                <w:rFonts w:ascii="Times New Roman" w:hAnsi="Times New Roman"/>
                <w:b/>
                <w:bCs/>
                <w:sz w:val="20"/>
                <w:szCs w:val="20"/>
              </w:rPr>
            </w:pPr>
            <w:commentRangeStart w:id="126"/>
            <w:commentRangeStart w:id="127"/>
            <w:r w:rsidRPr="00D73CEB">
              <w:rPr>
                <w:rFonts w:ascii="Times New Roman" w:hAnsi="Times New Roman"/>
                <w:b/>
                <w:bCs/>
                <w:sz w:val="20"/>
                <w:szCs w:val="20"/>
              </w:rPr>
              <w:t xml:space="preserve">Bảo hành website (15% tổng giá trị hợp đồng làm website) </w:t>
            </w:r>
            <w:commentRangeEnd w:id="126"/>
            <w:r w:rsidR="00C43277">
              <w:rPr>
                <w:rStyle w:val="CommentReference"/>
              </w:rPr>
              <w:commentReference w:id="126"/>
            </w:r>
            <w:commentRangeEnd w:id="127"/>
            <w:r w:rsidR="00DD1AB1">
              <w:rPr>
                <w:rStyle w:val="CommentReference"/>
              </w:rPr>
              <w:commentReference w:id="127"/>
            </w:r>
          </w:p>
        </w:tc>
        <w:tc>
          <w:tcPr>
            <w:tcW w:w="1720" w:type="dxa"/>
            <w:vAlign w:val="center"/>
            <w:hideMark/>
            <w:tcPrChange w:id="128" w:author="NB" w:date="2025-05-24T10:21:00Z" w16du:dateUtc="2025-05-24T03:21:00Z">
              <w:tcPr>
                <w:tcW w:w="2323" w:type="dxa"/>
                <w:gridSpan w:val="2"/>
                <w:vAlign w:val="center"/>
                <w:hideMark/>
              </w:tcPr>
            </w:tcPrChange>
          </w:tcPr>
          <w:p w14:paraId="6F2F4232" w14:textId="77777777" w:rsidR="00CA189E" w:rsidRPr="00D73CEB" w:rsidRDefault="00CA189E" w:rsidP="003C3E98">
            <w:pPr>
              <w:rPr>
                <w:rFonts w:ascii="Times New Roman" w:hAnsi="Times New Roman"/>
                <w:b/>
                <w:bCs/>
                <w:sz w:val="20"/>
                <w:szCs w:val="20"/>
              </w:rPr>
            </w:pPr>
            <w:r w:rsidRPr="00D73CEB">
              <w:rPr>
                <w:rFonts w:ascii="Times New Roman" w:hAnsi="Times New Roman"/>
                <w:b/>
                <w:bCs/>
                <w:sz w:val="20"/>
                <w:szCs w:val="20"/>
              </w:rPr>
              <w:t xml:space="preserve">- </w:t>
            </w:r>
            <w:r w:rsidRPr="00D73CEB">
              <w:rPr>
                <w:rFonts w:ascii="Times New Roman" w:hAnsi="Times New Roman"/>
                <w:sz w:val="20"/>
                <w:szCs w:val="20"/>
              </w:rPr>
              <w:t>Miễn phí 12 tháng đầu</w:t>
            </w:r>
            <w:r w:rsidRPr="00D73CEB">
              <w:rPr>
                <w:rFonts w:ascii="Times New Roman" w:hAnsi="Times New Roman"/>
                <w:sz w:val="20"/>
                <w:szCs w:val="20"/>
              </w:rPr>
              <w:br/>
              <w:t>- Bắt đầu từ tháng 13 tính chi phí duy trì (báo giá 12 tháng)</w:t>
            </w:r>
            <w:r w:rsidRPr="00D73CEB">
              <w:rPr>
                <w:rFonts w:ascii="Times New Roman" w:hAnsi="Times New Roman"/>
                <w:sz w:val="20"/>
                <w:szCs w:val="20"/>
              </w:rPr>
              <w:br/>
              <w:t>- Đảm bảo việc duy trì hoạt động của website luôn trong tình trạng vận hành tốt nhất.</w:t>
            </w:r>
            <w:r w:rsidRPr="00D73CEB">
              <w:rPr>
                <w:rFonts w:ascii="Times New Roman" w:hAnsi="Times New Roman"/>
                <w:sz w:val="20"/>
                <w:szCs w:val="20"/>
              </w:rPr>
              <w:br/>
              <w:t>- Khắc phục các nguy cơ về các mã lập trình (code) trong giai đoạn xây dựng trước đây có thể ảnh hưởng gây chậm trễ hoặc gây nguy hại cho hệ thống</w:t>
            </w:r>
            <w:r w:rsidRPr="00D73CEB">
              <w:rPr>
                <w:rFonts w:ascii="Times New Roman" w:hAnsi="Times New Roman"/>
                <w:b/>
                <w:bCs/>
                <w:sz w:val="20"/>
                <w:szCs w:val="20"/>
              </w:rPr>
              <w:t>.</w:t>
            </w:r>
          </w:p>
        </w:tc>
        <w:tc>
          <w:tcPr>
            <w:tcW w:w="714" w:type="dxa"/>
            <w:vAlign w:val="center"/>
            <w:hideMark/>
            <w:tcPrChange w:id="129" w:author="NB" w:date="2025-05-24T10:21:00Z" w16du:dateUtc="2025-05-24T03:21:00Z">
              <w:tcPr>
                <w:tcW w:w="714" w:type="dxa"/>
                <w:gridSpan w:val="2"/>
                <w:vAlign w:val="center"/>
                <w:hideMark/>
              </w:tcPr>
            </w:tcPrChange>
          </w:tcPr>
          <w:p w14:paraId="030B75AC" w14:textId="77777777" w:rsidR="00CA189E" w:rsidRPr="00D73CEB" w:rsidRDefault="00CA189E" w:rsidP="003C3E98">
            <w:pPr>
              <w:jc w:val="center"/>
              <w:rPr>
                <w:rFonts w:ascii="Times New Roman" w:hAnsi="Times New Roman"/>
                <w:sz w:val="20"/>
                <w:szCs w:val="20"/>
              </w:rPr>
            </w:pPr>
            <w:r w:rsidRPr="00D73CEB">
              <w:rPr>
                <w:rFonts w:ascii="Times New Roman" w:hAnsi="Times New Roman"/>
                <w:sz w:val="20"/>
                <w:szCs w:val="20"/>
              </w:rPr>
              <w:t xml:space="preserve">12 </w:t>
            </w:r>
          </w:p>
        </w:tc>
        <w:tc>
          <w:tcPr>
            <w:tcW w:w="727" w:type="dxa"/>
            <w:vAlign w:val="center"/>
            <w:hideMark/>
            <w:tcPrChange w:id="130" w:author="NB" w:date="2025-05-24T10:21:00Z" w16du:dateUtc="2025-05-24T03:21:00Z">
              <w:tcPr>
                <w:tcW w:w="727" w:type="dxa"/>
                <w:gridSpan w:val="2"/>
                <w:vAlign w:val="center"/>
                <w:hideMark/>
              </w:tcPr>
            </w:tcPrChange>
          </w:tcPr>
          <w:p w14:paraId="69AE048C" w14:textId="77777777" w:rsidR="00CA189E" w:rsidRPr="00D73CEB" w:rsidRDefault="00CA189E" w:rsidP="003C3E98">
            <w:pPr>
              <w:jc w:val="center"/>
              <w:rPr>
                <w:rFonts w:ascii="Times New Roman" w:hAnsi="Times New Roman"/>
                <w:sz w:val="20"/>
                <w:szCs w:val="20"/>
              </w:rPr>
            </w:pPr>
            <w:r w:rsidRPr="00D73CEB">
              <w:rPr>
                <w:rFonts w:ascii="Times New Roman" w:hAnsi="Times New Roman"/>
                <w:sz w:val="20"/>
                <w:szCs w:val="20"/>
              </w:rPr>
              <w:t xml:space="preserve">Tháng </w:t>
            </w:r>
          </w:p>
        </w:tc>
        <w:tc>
          <w:tcPr>
            <w:tcW w:w="2016" w:type="dxa"/>
            <w:vAlign w:val="center"/>
            <w:hideMark/>
            <w:tcPrChange w:id="131" w:author="NB" w:date="2025-05-24T10:21:00Z" w16du:dateUtc="2025-05-24T03:21:00Z">
              <w:tcPr>
                <w:tcW w:w="2016" w:type="dxa"/>
                <w:gridSpan w:val="2"/>
                <w:vAlign w:val="center"/>
                <w:hideMark/>
              </w:tcPr>
            </w:tcPrChange>
          </w:tcPr>
          <w:p w14:paraId="53F1707D" w14:textId="2DD7ACE7" w:rsidR="00CA189E" w:rsidRPr="00D73CEB" w:rsidRDefault="00DD1AB1" w:rsidP="003C3E98">
            <w:pPr>
              <w:jc w:val="center"/>
              <w:rPr>
                <w:rFonts w:ascii="Times New Roman" w:hAnsi="Times New Roman"/>
                <w:sz w:val="20"/>
                <w:szCs w:val="20"/>
              </w:rPr>
            </w:pPr>
            <w:ins w:id="132" w:author="NB" w:date="2025-05-24T10:21:00Z" w16du:dateUtc="2025-05-24T03:21:00Z">
              <w:r w:rsidRPr="00DD1AB1">
                <w:rPr>
                  <w:rFonts w:ascii="Times New Roman" w:hAnsi="Times New Roman"/>
                  <w:sz w:val="20"/>
                  <w:szCs w:val="20"/>
                </w:rPr>
                <w:t>6,669,000</w:t>
              </w:r>
            </w:ins>
            <w:del w:id="133" w:author="NB" w:date="2025-05-24T10:21:00Z" w16du:dateUtc="2025-05-24T03:21:00Z">
              <w:r w:rsidR="00CA189E" w:rsidRPr="00D73CEB" w:rsidDel="00DD1AB1">
                <w:rPr>
                  <w:rFonts w:ascii="Times New Roman" w:hAnsi="Times New Roman"/>
                  <w:sz w:val="20"/>
                  <w:szCs w:val="20"/>
                </w:rPr>
                <w:delText>Miễn phí</w:delText>
              </w:r>
            </w:del>
          </w:p>
        </w:tc>
        <w:tc>
          <w:tcPr>
            <w:tcW w:w="749" w:type="dxa"/>
            <w:vAlign w:val="center"/>
            <w:hideMark/>
            <w:tcPrChange w:id="134" w:author="NB" w:date="2025-05-24T10:21:00Z" w16du:dateUtc="2025-05-24T03:21:00Z">
              <w:tcPr>
                <w:tcW w:w="759" w:type="dxa"/>
                <w:gridSpan w:val="2"/>
                <w:vAlign w:val="center"/>
                <w:hideMark/>
              </w:tcPr>
            </w:tcPrChange>
          </w:tcPr>
          <w:p w14:paraId="70753F07"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w:t>
            </w:r>
          </w:p>
        </w:tc>
        <w:tc>
          <w:tcPr>
            <w:tcW w:w="2016" w:type="dxa"/>
            <w:vAlign w:val="center"/>
            <w:hideMark/>
            <w:tcPrChange w:id="135" w:author="NB" w:date="2025-05-24T10:21:00Z" w16du:dateUtc="2025-05-24T03:21:00Z">
              <w:tcPr>
                <w:tcW w:w="1185" w:type="dxa"/>
                <w:gridSpan w:val="2"/>
                <w:vAlign w:val="center"/>
                <w:hideMark/>
              </w:tcPr>
            </w:tcPrChange>
          </w:tcPr>
          <w:p w14:paraId="5CFFE4A8" w14:textId="77777777" w:rsidR="00CA189E" w:rsidRPr="00D73CEB" w:rsidRDefault="00CA189E" w:rsidP="003C3E98">
            <w:pPr>
              <w:jc w:val="center"/>
              <w:rPr>
                <w:rFonts w:ascii="Times New Roman" w:hAnsi="Times New Roman"/>
                <w:b/>
                <w:bCs/>
                <w:sz w:val="20"/>
                <w:szCs w:val="20"/>
              </w:rPr>
            </w:pPr>
            <w:r w:rsidRPr="00D73CEB">
              <w:rPr>
                <w:rFonts w:ascii="Times New Roman" w:hAnsi="Times New Roman"/>
                <w:b/>
                <w:bCs/>
                <w:sz w:val="20"/>
                <w:szCs w:val="20"/>
              </w:rPr>
              <w:t>-</w:t>
            </w:r>
          </w:p>
        </w:tc>
        <w:tc>
          <w:tcPr>
            <w:tcW w:w="752" w:type="dxa"/>
            <w:vAlign w:val="center"/>
            <w:hideMark/>
            <w:tcPrChange w:id="136" w:author="NB" w:date="2025-05-24T10:21:00Z" w16du:dateUtc="2025-05-24T03:21:00Z">
              <w:tcPr>
                <w:tcW w:w="970" w:type="dxa"/>
                <w:gridSpan w:val="2"/>
                <w:vAlign w:val="center"/>
                <w:hideMark/>
              </w:tcPr>
            </w:tcPrChange>
          </w:tcPr>
          <w:p w14:paraId="289674E5" w14:textId="285ECF56" w:rsidR="00CA189E" w:rsidRPr="00D73CEB" w:rsidRDefault="00DD1AB1" w:rsidP="003C3E98">
            <w:pPr>
              <w:rPr>
                <w:rFonts w:ascii="Times New Roman" w:hAnsi="Times New Roman"/>
                <w:sz w:val="20"/>
                <w:szCs w:val="20"/>
              </w:rPr>
            </w:pPr>
            <w:ins w:id="137" w:author="NB" w:date="2025-05-24T10:21:00Z" w16du:dateUtc="2025-05-24T03:21:00Z">
              <w:r w:rsidRPr="00DD1AB1">
                <w:rPr>
                  <w:rFonts w:ascii="Times New Roman" w:hAnsi="Times New Roman"/>
                  <w:sz w:val="20"/>
                  <w:szCs w:val="20"/>
                </w:rPr>
                <w:t xml:space="preserve">Miễn phí 12 tháng </w:t>
              </w:r>
              <w:r w:rsidRPr="00DD1AB1">
                <w:rPr>
                  <w:rFonts w:ascii="Times New Roman" w:hAnsi="Times New Roman" w:hint="eastAsia"/>
                  <w:sz w:val="20"/>
                  <w:szCs w:val="20"/>
                </w:rPr>
                <w:t>đ</w:t>
              </w:r>
              <w:r w:rsidRPr="00DD1AB1">
                <w:rPr>
                  <w:rFonts w:ascii="Times New Roman" w:hAnsi="Times New Roman"/>
                  <w:sz w:val="20"/>
                  <w:szCs w:val="20"/>
                </w:rPr>
                <w:t xml:space="preserve">ầu từ lúc ký biên bản </w:t>
              </w:r>
              <w:r>
                <w:rPr>
                  <w:rFonts w:ascii="Times New Roman" w:hAnsi="Times New Roman"/>
                  <w:sz w:val="20"/>
                  <w:szCs w:val="20"/>
                </w:rPr>
                <w:t>nghiệm thu</w:t>
              </w:r>
            </w:ins>
          </w:p>
        </w:tc>
      </w:tr>
      <w:tr w:rsidR="00CA189E" w:rsidRPr="00D73CEB" w:rsidDel="00DD1AB1" w14:paraId="163ECE06" w14:textId="3BA6004F" w:rsidTr="00DD1AB1">
        <w:tblPrEx>
          <w:tblW w:w="10754" w:type="dxa"/>
          <w:tblInd w:w="-572" w:type="dxa"/>
          <w:tblPrExChange w:id="138" w:author="NB" w:date="2025-05-24T10:21:00Z" w16du:dateUtc="2025-05-24T03:21:00Z">
            <w:tblPrEx>
              <w:tblW w:w="10754" w:type="dxa"/>
              <w:tblInd w:w="-572" w:type="dxa"/>
            </w:tblPrEx>
          </w:tblPrExChange>
        </w:tblPrEx>
        <w:trPr>
          <w:trHeight w:val="310"/>
          <w:del w:id="139" w:author="NB" w:date="2025-05-24T10:21:00Z"/>
          <w:trPrChange w:id="140" w:author="NB" w:date="2025-05-24T10:21:00Z" w16du:dateUtc="2025-05-24T03:21:00Z">
            <w:trPr>
              <w:gridBefore w:val="1"/>
              <w:trHeight w:val="310"/>
            </w:trPr>
          </w:trPrChange>
        </w:trPr>
        <w:tc>
          <w:tcPr>
            <w:tcW w:w="7986" w:type="dxa"/>
            <w:gridSpan w:val="7"/>
            <w:vAlign w:val="center"/>
            <w:tcPrChange w:id="141" w:author="NB" w:date="2025-05-24T10:21:00Z" w16du:dateUtc="2025-05-24T03:21:00Z">
              <w:tcPr>
                <w:tcW w:w="8599" w:type="dxa"/>
                <w:gridSpan w:val="14"/>
                <w:vAlign w:val="center"/>
              </w:tcPr>
            </w:tcPrChange>
          </w:tcPr>
          <w:p w14:paraId="746CB038" w14:textId="796D55E6" w:rsidR="00CA189E" w:rsidRPr="00D73CEB" w:rsidDel="00DD1AB1" w:rsidRDefault="00CA189E" w:rsidP="00CA189E">
            <w:pPr>
              <w:jc w:val="center"/>
              <w:rPr>
                <w:del w:id="142" w:author="NB" w:date="2025-05-24T10:21:00Z" w16du:dateUtc="2025-05-24T03:21:00Z"/>
                <w:rFonts w:ascii="Times New Roman" w:hAnsi="Times New Roman"/>
                <w:b/>
                <w:bCs/>
                <w:sz w:val="20"/>
                <w:szCs w:val="20"/>
              </w:rPr>
            </w:pPr>
            <w:del w:id="143" w:author="NB" w:date="2025-05-24T10:21:00Z" w16du:dateUtc="2025-05-24T03:21:00Z">
              <w:r w:rsidRPr="00D73CEB" w:rsidDel="00DD1AB1">
                <w:rPr>
                  <w:rFonts w:ascii="Times New Roman" w:hAnsi="Times New Roman"/>
                  <w:b/>
                  <w:bCs/>
                  <w:sz w:val="20"/>
                  <w:szCs w:val="20"/>
                </w:rPr>
                <w:delText>Tổng chi phí</w:delText>
              </w:r>
            </w:del>
          </w:p>
        </w:tc>
        <w:tc>
          <w:tcPr>
            <w:tcW w:w="2768" w:type="dxa"/>
            <w:gridSpan w:val="2"/>
            <w:vAlign w:val="center"/>
            <w:tcPrChange w:id="144" w:author="NB" w:date="2025-05-24T10:21:00Z" w16du:dateUtc="2025-05-24T03:21:00Z">
              <w:tcPr>
                <w:tcW w:w="2155" w:type="dxa"/>
                <w:gridSpan w:val="4"/>
                <w:vAlign w:val="center"/>
              </w:tcPr>
            </w:tcPrChange>
          </w:tcPr>
          <w:p w14:paraId="08B1560C" w14:textId="012676BE" w:rsidR="00CA189E" w:rsidRPr="00D73CEB" w:rsidDel="00DD1AB1" w:rsidRDefault="00CA189E" w:rsidP="00CA189E">
            <w:pPr>
              <w:jc w:val="center"/>
              <w:rPr>
                <w:del w:id="145" w:author="NB" w:date="2025-05-24T10:21:00Z" w16du:dateUtc="2025-05-24T03:21:00Z"/>
                <w:rFonts w:ascii="Times New Roman" w:hAnsi="Times New Roman"/>
                <w:b/>
                <w:bCs/>
                <w:sz w:val="20"/>
                <w:szCs w:val="20"/>
              </w:rPr>
            </w:pPr>
            <w:del w:id="146" w:author="NB" w:date="2025-05-24T10:21:00Z" w16du:dateUtc="2025-05-24T03:21:00Z">
              <w:r w:rsidRPr="00D73CEB" w:rsidDel="00DD1AB1">
                <w:rPr>
                  <w:rFonts w:ascii="Times New Roman" w:hAnsi="Times New Roman"/>
                  <w:b/>
                  <w:bCs/>
                  <w:sz w:val="20"/>
                  <w:szCs w:val="20"/>
                </w:rPr>
                <w:delText>50,740,000</w:delText>
              </w:r>
            </w:del>
          </w:p>
        </w:tc>
      </w:tr>
      <w:tr w:rsidR="008B2AE9" w:rsidRPr="00D73CEB" w:rsidDel="00DD1AB1" w14:paraId="117BCC95" w14:textId="2B121CC1" w:rsidTr="00DD1AB1">
        <w:tblPrEx>
          <w:tblW w:w="10754" w:type="dxa"/>
          <w:tblInd w:w="-572" w:type="dxa"/>
          <w:tblPrExChange w:id="147" w:author="NB" w:date="2025-05-24T10:21:00Z" w16du:dateUtc="2025-05-24T03:21:00Z">
            <w:tblPrEx>
              <w:tblW w:w="10754" w:type="dxa"/>
              <w:tblInd w:w="-572" w:type="dxa"/>
            </w:tblPrEx>
          </w:tblPrExChange>
        </w:tblPrEx>
        <w:trPr>
          <w:trHeight w:val="310"/>
          <w:del w:id="148" w:author="NB" w:date="2025-05-24T10:21:00Z"/>
          <w:trPrChange w:id="149" w:author="NB" w:date="2025-05-24T10:21:00Z" w16du:dateUtc="2025-05-24T03:21:00Z">
            <w:trPr>
              <w:gridBefore w:val="1"/>
              <w:trHeight w:val="310"/>
            </w:trPr>
          </w:trPrChange>
        </w:trPr>
        <w:tc>
          <w:tcPr>
            <w:tcW w:w="7986" w:type="dxa"/>
            <w:gridSpan w:val="7"/>
            <w:vAlign w:val="center"/>
            <w:tcPrChange w:id="150" w:author="NB" w:date="2025-05-24T10:21:00Z" w16du:dateUtc="2025-05-24T03:21:00Z">
              <w:tcPr>
                <w:tcW w:w="8599" w:type="dxa"/>
                <w:gridSpan w:val="14"/>
                <w:vAlign w:val="center"/>
              </w:tcPr>
            </w:tcPrChange>
          </w:tcPr>
          <w:p w14:paraId="0272707C" w14:textId="010B15B6" w:rsidR="008B2AE9" w:rsidRPr="00D73CEB" w:rsidDel="00DD1AB1" w:rsidRDefault="008B2AE9" w:rsidP="003C3E98">
            <w:pPr>
              <w:jc w:val="center"/>
              <w:rPr>
                <w:del w:id="151" w:author="NB" w:date="2025-05-24T10:21:00Z" w16du:dateUtc="2025-05-24T03:21:00Z"/>
                <w:rFonts w:ascii="Times New Roman" w:hAnsi="Times New Roman"/>
                <w:b/>
                <w:bCs/>
                <w:sz w:val="20"/>
                <w:szCs w:val="20"/>
              </w:rPr>
            </w:pPr>
            <w:del w:id="152" w:author="NB" w:date="2025-05-24T10:21:00Z" w16du:dateUtc="2025-05-24T03:21:00Z">
              <w:r w:rsidRPr="00D73CEB" w:rsidDel="00DD1AB1">
                <w:rPr>
                  <w:rFonts w:ascii="Times New Roman" w:hAnsi="Times New Roman"/>
                  <w:b/>
                  <w:bCs/>
                  <w:sz w:val="20"/>
                  <w:szCs w:val="20"/>
                </w:rPr>
                <w:delText>Chiết khấu</w:delText>
              </w:r>
            </w:del>
          </w:p>
        </w:tc>
        <w:tc>
          <w:tcPr>
            <w:tcW w:w="2768" w:type="dxa"/>
            <w:gridSpan w:val="2"/>
            <w:vAlign w:val="center"/>
            <w:tcPrChange w:id="153" w:author="NB" w:date="2025-05-24T10:21:00Z" w16du:dateUtc="2025-05-24T03:21:00Z">
              <w:tcPr>
                <w:tcW w:w="2155" w:type="dxa"/>
                <w:gridSpan w:val="4"/>
                <w:vAlign w:val="center"/>
              </w:tcPr>
            </w:tcPrChange>
          </w:tcPr>
          <w:p w14:paraId="7B51F047" w14:textId="13BF404A" w:rsidR="008B2AE9" w:rsidRPr="00D73CEB" w:rsidDel="00DD1AB1" w:rsidRDefault="00160B12" w:rsidP="003C3E98">
            <w:pPr>
              <w:jc w:val="center"/>
              <w:rPr>
                <w:del w:id="154" w:author="NB" w:date="2025-05-24T10:21:00Z" w16du:dateUtc="2025-05-24T03:21:00Z"/>
                <w:rFonts w:ascii="Times New Roman" w:hAnsi="Times New Roman"/>
                <w:b/>
                <w:bCs/>
                <w:sz w:val="20"/>
                <w:szCs w:val="20"/>
              </w:rPr>
            </w:pPr>
            <w:del w:id="155" w:author="NB" w:date="2025-05-24T10:21:00Z" w16du:dateUtc="2025-05-24T03:21:00Z">
              <w:r w:rsidRPr="00D73CEB" w:rsidDel="00DD1AB1">
                <w:rPr>
                  <w:rFonts w:ascii="Times New Roman" w:hAnsi="Times New Roman"/>
                  <w:b/>
                  <w:bCs/>
                  <w:sz w:val="20"/>
                  <w:szCs w:val="20"/>
                </w:rPr>
                <w:delText>6,280,000</w:delText>
              </w:r>
            </w:del>
          </w:p>
        </w:tc>
      </w:tr>
      <w:tr w:rsidR="008B2AE9" w:rsidRPr="00D73CEB" w14:paraId="0098F9D6" w14:textId="77777777" w:rsidTr="00DD1AB1">
        <w:tblPrEx>
          <w:tblW w:w="10754" w:type="dxa"/>
          <w:tblInd w:w="-572" w:type="dxa"/>
          <w:tblPrExChange w:id="156" w:author="NB" w:date="2025-05-24T10:21:00Z" w16du:dateUtc="2025-05-24T03:21:00Z">
            <w:tblPrEx>
              <w:tblW w:w="10754" w:type="dxa"/>
              <w:tblInd w:w="-572" w:type="dxa"/>
            </w:tblPrEx>
          </w:tblPrExChange>
        </w:tblPrEx>
        <w:trPr>
          <w:trHeight w:val="310"/>
          <w:trPrChange w:id="157" w:author="NB" w:date="2025-05-24T10:21:00Z" w16du:dateUtc="2025-05-24T03:21:00Z">
            <w:trPr>
              <w:gridBefore w:val="1"/>
              <w:trHeight w:val="310"/>
            </w:trPr>
          </w:trPrChange>
        </w:trPr>
        <w:tc>
          <w:tcPr>
            <w:tcW w:w="7986" w:type="dxa"/>
            <w:gridSpan w:val="7"/>
            <w:vAlign w:val="center"/>
            <w:tcPrChange w:id="158" w:author="NB" w:date="2025-05-24T10:21:00Z" w16du:dateUtc="2025-05-24T03:21:00Z">
              <w:tcPr>
                <w:tcW w:w="8599" w:type="dxa"/>
                <w:gridSpan w:val="14"/>
                <w:vAlign w:val="center"/>
              </w:tcPr>
            </w:tcPrChange>
          </w:tcPr>
          <w:p w14:paraId="55643330" w14:textId="36415CC6" w:rsidR="008B2AE9" w:rsidRPr="00D73CEB" w:rsidRDefault="008B2AE9" w:rsidP="003C3E98">
            <w:pPr>
              <w:jc w:val="center"/>
              <w:rPr>
                <w:rFonts w:ascii="Times New Roman" w:hAnsi="Times New Roman"/>
                <w:b/>
                <w:bCs/>
                <w:sz w:val="20"/>
                <w:szCs w:val="20"/>
              </w:rPr>
            </w:pPr>
            <w:r w:rsidRPr="00D73CEB">
              <w:rPr>
                <w:rFonts w:ascii="Times New Roman" w:hAnsi="Times New Roman"/>
                <w:b/>
                <w:bCs/>
                <w:sz w:val="20"/>
                <w:szCs w:val="20"/>
              </w:rPr>
              <w:t>Tổng chi phí</w:t>
            </w:r>
            <w:del w:id="159" w:author="NB" w:date="2025-05-24T10:21:00Z" w16du:dateUtc="2025-05-24T03:21:00Z">
              <w:r w:rsidRPr="00D73CEB" w:rsidDel="00DD1AB1">
                <w:rPr>
                  <w:rFonts w:ascii="Times New Roman" w:hAnsi="Times New Roman"/>
                  <w:b/>
                  <w:bCs/>
                  <w:sz w:val="20"/>
                  <w:szCs w:val="20"/>
                </w:rPr>
                <w:delText xml:space="preserve"> sau chiết khấu</w:delText>
              </w:r>
            </w:del>
          </w:p>
        </w:tc>
        <w:tc>
          <w:tcPr>
            <w:tcW w:w="2768" w:type="dxa"/>
            <w:gridSpan w:val="2"/>
            <w:vAlign w:val="center"/>
            <w:tcPrChange w:id="160" w:author="NB" w:date="2025-05-24T10:21:00Z" w16du:dateUtc="2025-05-24T03:21:00Z">
              <w:tcPr>
                <w:tcW w:w="2155" w:type="dxa"/>
                <w:gridSpan w:val="4"/>
                <w:vAlign w:val="center"/>
              </w:tcPr>
            </w:tcPrChange>
          </w:tcPr>
          <w:p w14:paraId="000CA816" w14:textId="06D25D0F" w:rsidR="008B2AE9" w:rsidRPr="00D73CEB" w:rsidRDefault="00160B12" w:rsidP="00160B12">
            <w:pPr>
              <w:jc w:val="center"/>
              <w:rPr>
                <w:rFonts w:ascii="Times New Roman" w:hAnsi="Times New Roman"/>
                <w:b/>
                <w:bCs/>
                <w:sz w:val="20"/>
                <w:szCs w:val="20"/>
              </w:rPr>
            </w:pPr>
            <w:r w:rsidRPr="00D73CEB">
              <w:rPr>
                <w:rFonts w:ascii="Times New Roman" w:hAnsi="Times New Roman"/>
                <w:b/>
                <w:bCs/>
                <w:sz w:val="20"/>
                <w:szCs w:val="20"/>
              </w:rPr>
              <w:t>44,460,000</w:t>
            </w:r>
          </w:p>
        </w:tc>
      </w:tr>
    </w:tbl>
    <w:p w14:paraId="07B52FCF" w14:textId="77777777" w:rsidR="008B2AE9" w:rsidRPr="00D73CEB" w:rsidRDefault="008B2AE9" w:rsidP="008B2AE9">
      <w:pPr>
        <w:widowControl w:val="0"/>
        <w:spacing w:before="40" w:after="40" w:line="288" w:lineRule="auto"/>
        <w:jc w:val="both"/>
        <w:textAlignment w:val="baseline"/>
        <w:rPr>
          <w:rFonts w:ascii="Times New Roman" w:hAnsi="Times New Roman"/>
          <w:sz w:val="24"/>
          <w:szCs w:val="24"/>
        </w:rPr>
      </w:pPr>
      <w:r w:rsidRPr="00D73CEB">
        <w:rPr>
          <w:rFonts w:ascii="Times New Roman" w:hAnsi="Times New Roman"/>
          <w:i/>
          <w:iCs/>
          <w:sz w:val="24"/>
          <w:szCs w:val="24"/>
          <w:lang w:val="vi-VN"/>
        </w:rPr>
        <w:t>Dịch vụ thiết kế Website của Bên B không thuộc đối tượng chịu VAT</w:t>
      </w:r>
    </w:p>
    <w:p w14:paraId="4CF7C7A6" w14:textId="77777777" w:rsidR="008B2AE9" w:rsidRPr="00D73CEB" w:rsidRDefault="008B2AE9" w:rsidP="008B2AE9">
      <w:pPr>
        <w:pStyle w:val="ListParagraph"/>
        <w:widowControl w:val="0"/>
        <w:numPr>
          <w:ilvl w:val="1"/>
          <w:numId w:val="26"/>
        </w:numPr>
        <w:spacing w:before="40" w:after="40" w:line="288" w:lineRule="auto"/>
        <w:ind w:left="567" w:hanging="567"/>
        <w:contextualSpacing w:val="0"/>
        <w:jc w:val="both"/>
        <w:textAlignment w:val="baseline"/>
        <w:rPr>
          <w:rFonts w:ascii="Times New Roman" w:hAnsi="Times New Roman" w:cs="Times New Roman"/>
          <w:color w:val="auto"/>
          <w:sz w:val="24"/>
          <w:szCs w:val="24"/>
        </w:rPr>
      </w:pPr>
      <w:r w:rsidRPr="00D73CEB">
        <w:rPr>
          <w:rFonts w:ascii="Times New Roman" w:hAnsi="Times New Roman" w:cs="Times New Roman"/>
          <w:color w:val="auto"/>
          <w:sz w:val="24"/>
          <w:szCs w:val="24"/>
        </w:rPr>
        <w:t>Tính năng</w:t>
      </w:r>
    </w:p>
    <w:tbl>
      <w:tblPr>
        <w:tblW w:w="10624" w:type="dxa"/>
        <w:tblInd w:w="-545" w:type="dxa"/>
        <w:shd w:val="clear" w:color="auto" w:fill="FFFFFF" w:themeFill="background1"/>
        <w:tblLook w:val="04A0" w:firstRow="1" w:lastRow="0" w:firstColumn="1" w:lastColumn="0" w:noHBand="0" w:noVBand="1"/>
      </w:tblPr>
      <w:tblGrid>
        <w:gridCol w:w="1055"/>
        <w:gridCol w:w="1276"/>
        <w:gridCol w:w="1039"/>
        <w:gridCol w:w="2054"/>
        <w:gridCol w:w="1362"/>
        <w:gridCol w:w="2684"/>
        <w:gridCol w:w="1154"/>
      </w:tblGrid>
      <w:tr w:rsidR="00160B12" w:rsidRPr="00D73CEB" w14:paraId="3C43B9D1" w14:textId="77777777" w:rsidTr="00160B12">
        <w:trPr>
          <w:trHeight w:val="311"/>
        </w:trPr>
        <w:tc>
          <w:tcPr>
            <w:tcW w:w="10624" w:type="dxa"/>
            <w:gridSpan w:val="7"/>
            <w:tcBorders>
              <w:top w:val="single" w:sz="4" w:space="0" w:color="000000"/>
              <w:left w:val="single" w:sz="4" w:space="0" w:color="000000"/>
              <w:bottom w:val="single" w:sz="4" w:space="0" w:color="000000"/>
              <w:right w:val="nil"/>
            </w:tcBorders>
            <w:shd w:val="clear" w:color="auto" w:fill="FFFFFF" w:themeFill="background1"/>
            <w:vAlign w:val="center"/>
            <w:hideMark/>
          </w:tcPr>
          <w:p w14:paraId="6D143BB6" w14:textId="77777777" w:rsidR="00160B12" w:rsidRPr="00160B12" w:rsidRDefault="00160B12" w:rsidP="00160B12">
            <w:pPr>
              <w:rPr>
                <w:rFonts w:ascii="Times New Roman" w:hAnsi="Times New Roman"/>
                <w:b/>
                <w:bCs/>
                <w:sz w:val="22"/>
                <w:szCs w:val="22"/>
              </w:rPr>
            </w:pPr>
            <w:r w:rsidRPr="00160B12">
              <w:rPr>
                <w:rFonts w:ascii="Times New Roman" w:hAnsi="Times New Roman"/>
                <w:b/>
                <w:bCs/>
                <w:sz w:val="22"/>
                <w:szCs w:val="22"/>
              </w:rPr>
              <w:t>A. GIAO DIỆN NGƯỜI DÙNG</w:t>
            </w:r>
          </w:p>
        </w:tc>
      </w:tr>
      <w:tr w:rsidR="00160B12" w:rsidRPr="00D73CEB" w14:paraId="6DFA4587" w14:textId="77777777" w:rsidTr="00160B12">
        <w:trPr>
          <w:trHeight w:val="32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0D3C54C8"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STT</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5E8D2591"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MÀN HÌNH</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67E70C42"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ĐỐI TƯỢNG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25CE1EFD"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 xml:space="preserve">DIỄN GIẢI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F878FAC"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TÍNH NĂNG</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E9FA96D"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MÔ TẢ CHI TIẾT TÍNH NĂNG</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0E33A2D4"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GHI CHÚ</w:t>
            </w:r>
          </w:p>
        </w:tc>
      </w:tr>
      <w:tr w:rsidR="00160B12" w:rsidRPr="00D73CEB" w14:paraId="1EBB3E95" w14:textId="77777777" w:rsidTr="00160B12">
        <w:trPr>
          <w:trHeight w:val="1246"/>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54A33D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AB2C8CA" w14:textId="77777777" w:rsidR="00160B12" w:rsidRPr="00160B12" w:rsidRDefault="00160B12" w:rsidP="00160B12">
            <w:pPr>
              <w:outlineLvl w:val="0"/>
              <w:rPr>
                <w:rFonts w:ascii="Times New Roman" w:hAnsi="Times New Roman"/>
                <w:b/>
                <w:bCs/>
                <w:sz w:val="22"/>
                <w:szCs w:val="22"/>
              </w:rPr>
            </w:pPr>
            <w:commentRangeStart w:id="161"/>
            <w:commentRangeStart w:id="162"/>
            <w:r w:rsidRPr="00160B12">
              <w:rPr>
                <w:rFonts w:ascii="Times New Roman" w:hAnsi="Times New Roman"/>
                <w:b/>
                <w:bCs/>
                <w:sz w:val="22"/>
                <w:szCs w:val="22"/>
              </w:rPr>
              <w:t>Trang chủ</w:t>
            </w:r>
            <w:commentRangeEnd w:id="161"/>
            <w:r w:rsidR="00C43277">
              <w:rPr>
                <w:rStyle w:val="CommentReference"/>
              </w:rPr>
              <w:commentReference w:id="161"/>
            </w:r>
            <w:commentRangeEnd w:id="162"/>
            <w:r w:rsidR="00DD1AB1">
              <w:rPr>
                <w:rStyle w:val="CommentReference"/>
              </w:rPr>
              <w:commentReference w:id="162"/>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7CDF4D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337389E" w14:textId="77777777" w:rsidR="00160B12" w:rsidRPr="00160B12" w:rsidRDefault="00160B12" w:rsidP="00160B12">
            <w:pPr>
              <w:outlineLvl w:val="0"/>
              <w:rPr>
                <w:rFonts w:ascii="Times New Roman" w:hAnsi="Times New Roman"/>
                <w:sz w:val="22"/>
                <w:szCs w:val="22"/>
              </w:rPr>
            </w:pPr>
            <w:commentRangeStart w:id="163"/>
            <w:commentRangeStart w:id="164"/>
            <w:commentRangeStart w:id="165"/>
            <w:r w:rsidRPr="00160B12">
              <w:rPr>
                <w:rFonts w:ascii="Times New Roman" w:hAnsi="Times New Roman"/>
                <w:sz w:val="22"/>
                <w:szCs w:val="22"/>
              </w:rPr>
              <w:t>Cho phép khách hàng xem các thông tin được hiển thị trên website</w:t>
            </w:r>
            <w:commentRangeEnd w:id="163"/>
            <w:r w:rsidR="00C43277">
              <w:rPr>
                <w:rStyle w:val="CommentReference"/>
              </w:rPr>
              <w:commentReference w:id="163"/>
            </w:r>
            <w:commentRangeEnd w:id="164"/>
            <w:r w:rsidR="00DD1AB1">
              <w:rPr>
                <w:rStyle w:val="CommentReference"/>
              </w:rPr>
              <w:commentReference w:id="164"/>
            </w:r>
            <w:commentRangeEnd w:id="165"/>
            <w:r w:rsidR="00DD1AB1">
              <w:rPr>
                <w:rStyle w:val="CommentReference"/>
              </w:rPr>
              <w:commentReference w:id="165"/>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883F50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Header</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95C735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Logo</w:t>
            </w:r>
            <w:r w:rsidRPr="00160B12">
              <w:rPr>
                <w:rFonts w:ascii="Times New Roman" w:hAnsi="Times New Roman"/>
                <w:sz w:val="22"/>
                <w:szCs w:val="22"/>
              </w:rPr>
              <w:br/>
              <w:t>- Thanh tìm kiếm</w:t>
            </w:r>
            <w:r w:rsidRPr="00160B12">
              <w:rPr>
                <w:rFonts w:ascii="Times New Roman" w:hAnsi="Times New Roman"/>
                <w:sz w:val="22"/>
                <w:szCs w:val="22"/>
              </w:rPr>
              <w:br/>
              <w:t xml:space="preserve">- Hotline </w:t>
            </w:r>
            <w:r w:rsidRPr="00160B12">
              <w:rPr>
                <w:rFonts w:ascii="Times New Roman" w:hAnsi="Times New Roman"/>
                <w:sz w:val="22"/>
                <w:szCs w:val="22"/>
              </w:rPr>
              <w:br/>
              <w:t xml:space="preserve">- Ngôn ngữ: </w:t>
            </w:r>
            <w:commentRangeStart w:id="166"/>
            <w:commentRangeStart w:id="167"/>
            <w:r w:rsidRPr="00160B12">
              <w:rPr>
                <w:rFonts w:ascii="Times New Roman" w:hAnsi="Times New Roman"/>
                <w:sz w:val="22"/>
                <w:szCs w:val="22"/>
              </w:rPr>
              <w:t xml:space="preserve">VN/EN </w:t>
            </w:r>
            <w:commentRangeEnd w:id="166"/>
            <w:r w:rsidR="00C43277">
              <w:rPr>
                <w:rStyle w:val="CommentReference"/>
              </w:rPr>
              <w:commentReference w:id="166"/>
            </w:r>
            <w:commentRangeEnd w:id="167"/>
            <w:r w:rsidR="00DD1AB1">
              <w:rPr>
                <w:rStyle w:val="CommentReference"/>
              </w:rPr>
              <w:commentReference w:id="167"/>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AC1FAB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4AD78F60" w14:textId="77777777" w:rsidTr="00160B12">
        <w:trPr>
          <w:trHeight w:val="934"/>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05C8B49"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95828FD"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62957F6"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B206158"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44332C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Menu</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5100C76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Cung cấp megamenu</w:t>
            </w:r>
            <w:r w:rsidRPr="00160B12">
              <w:rPr>
                <w:rFonts w:ascii="Times New Roman" w:hAnsi="Times New Roman"/>
                <w:sz w:val="22"/>
                <w:szCs w:val="22"/>
              </w:rPr>
              <w:br/>
              <w:t>- Điều hướng người dùng tới các trang họ mong muốn trên website (Trang chủ, Giới thiệu, Dịch vụ, hệ thống phân phối, đăng ký đại lý, tin tức, sự kiện, liên hệ)</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5EE87AC" w14:textId="77777777" w:rsidR="00160B12" w:rsidRPr="00160B12" w:rsidRDefault="00160B12" w:rsidP="00160B12">
            <w:pPr>
              <w:rPr>
                <w:rFonts w:ascii="Times New Roman" w:hAnsi="Times New Roman"/>
                <w:sz w:val="22"/>
                <w:szCs w:val="22"/>
              </w:rPr>
            </w:pPr>
          </w:p>
        </w:tc>
      </w:tr>
      <w:tr w:rsidR="00160B12" w:rsidRPr="00D73CEB" w14:paraId="15BBB909" w14:textId="77777777" w:rsidTr="00160B12">
        <w:trPr>
          <w:trHeight w:val="623"/>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AA4311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7FB0ED4"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5749098"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3DBC5D3"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114108BF"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Banner</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06F939B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Slideshow banner (Video/ Hình ảnh)</w:t>
            </w:r>
            <w:r w:rsidRPr="00160B12">
              <w:rPr>
                <w:rFonts w:ascii="Times New Roman" w:hAnsi="Times New Roman"/>
                <w:sz w:val="22"/>
                <w:szCs w:val="22"/>
              </w:rPr>
              <w:br/>
              <w:t>- Click banner sẽ dẫn đến link đích</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228E3E6" w14:textId="77777777" w:rsidR="00160B12" w:rsidRPr="00160B12" w:rsidRDefault="00160B12" w:rsidP="00160B12">
            <w:pPr>
              <w:rPr>
                <w:rFonts w:ascii="Times New Roman" w:hAnsi="Times New Roman"/>
                <w:sz w:val="22"/>
                <w:szCs w:val="22"/>
              </w:rPr>
            </w:pPr>
          </w:p>
        </w:tc>
      </w:tr>
      <w:tr w:rsidR="00160B12" w:rsidRPr="00D73CEB" w14:paraId="6DF1FF63"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DB656E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72FA99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A89D402"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4971583"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32112B0" w14:textId="77777777" w:rsidR="00160B12" w:rsidRPr="00160B12" w:rsidRDefault="00160B12" w:rsidP="00160B12">
            <w:pPr>
              <w:outlineLvl w:val="0"/>
              <w:rPr>
                <w:rFonts w:ascii="Times New Roman" w:hAnsi="Times New Roman"/>
                <w:sz w:val="22"/>
                <w:szCs w:val="22"/>
              </w:rPr>
            </w:pPr>
            <w:commentRangeStart w:id="168"/>
            <w:commentRangeStart w:id="169"/>
            <w:r w:rsidRPr="00160B12">
              <w:rPr>
                <w:rFonts w:ascii="Times New Roman" w:hAnsi="Times New Roman"/>
                <w:sz w:val="22"/>
                <w:szCs w:val="22"/>
              </w:rPr>
              <w:t>Nổi bật</w:t>
            </w:r>
            <w:commentRangeEnd w:id="168"/>
            <w:r w:rsidR="00C43277">
              <w:rPr>
                <w:rStyle w:val="CommentReference"/>
              </w:rPr>
              <w:commentReference w:id="168"/>
            </w:r>
            <w:commentRangeEnd w:id="169"/>
            <w:r w:rsidR="00DD1AB1">
              <w:rPr>
                <w:rStyle w:val="CommentReference"/>
              </w:rPr>
              <w:commentReference w:id="169"/>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6D6CA71"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Hiển thị các thông tin nổi bật</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9214F74" w14:textId="77777777" w:rsidR="00160B12" w:rsidRPr="00160B12" w:rsidRDefault="00160B12" w:rsidP="00160B12">
            <w:pPr>
              <w:rPr>
                <w:rFonts w:ascii="Times New Roman" w:hAnsi="Times New Roman"/>
                <w:sz w:val="22"/>
                <w:szCs w:val="22"/>
              </w:rPr>
            </w:pPr>
          </w:p>
        </w:tc>
      </w:tr>
      <w:tr w:rsidR="00160B12" w:rsidRPr="00D73CEB" w14:paraId="4A0C7124"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7DF6888"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0BA1514"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DC77ADB"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8C0EE30"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C7E7DF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Footer</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7BB3D82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Thông tin liên hệ</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D78456E" w14:textId="77777777" w:rsidR="00160B12" w:rsidRPr="00160B12" w:rsidRDefault="00160B12" w:rsidP="00160B12">
            <w:pPr>
              <w:rPr>
                <w:rFonts w:ascii="Times New Roman" w:hAnsi="Times New Roman"/>
                <w:sz w:val="22"/>
                <w:szCs w:val="22"/>
              </w:rPr>
            </w:pPr>
          </w:p>
        </w:tc>
      </w:tr>
      <w:tr w:rsidR="00160B12" w:rsidRPr="00D73CEB" w14:paraId="28F02353" w14:textId="77777777" w:rsidTr="00160B12">
        <w:trPr>
          <w:trHeight w:val="31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A5D464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2</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75EB1BE"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Giới thiệu</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6D5A19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CA4CFF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xem các thông tin được hiển thị trên website</w:t>
            </w:r>
          </w:p>
        </w:tc>
        <w:tc>
          <w:tcPr>
            <w:tcW w:w="1075"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9CBBDE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Giới thiệu</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8403795"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Giới thiệu chung</w:t>
            </w:r>
          </w:p>
        </w:tc>
        <w:tc>
          <w:tcPr>
            <w:tcW w:w="1252" w:type="dxa"/>
            <w:vMerge w:val="restart"/>
            <w:tcBorders>
              <w:top w:val="nil"/>
              <w:left w:val="single" w:sz="4" w:space="0" w:color="000000"/>
              <w:bottom w:val="nil"/>
              <w:right w:val="single" w:sz="4" w:space="0" w:color="000000"/>
            </w:tcBorders>
            <w:shd w:val="clear" w:color="auto" w:fill="FFFFFF" w:themeFill="background1"/>
            <w:vAlign w:val="center"/>
            <w:hideMark/>
          </w:tcPr>
          <w:p w14:paraId="72A116AF"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7470CB5B"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F87E26C"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B0616B6"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3A216E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C55DDD5" w14:textId="77777777" w:rsidR="00160B12" w:rsidRPr="00160B12" w:rsidRDefault="00160B12" w:rsidP="00160B12">
            <w:pPr>
              <w:outlineLvl w:val="0"/>
              <w:rPr>
                <w:rFonts w:ascii="Times New Roman" w:hAnsi="Times New Roman"/>
                <w:sz w:val="22"/>
                <w:szCs w:val="22"/>
              </w:rPr>
            </w:pPr>
          </w:p>
        </w:tc>
        <w:tc>
          <w:tcPr>
            <w:tcW w:w="1075"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52C1183" w14:textId="77777777" w:rsidR="00160B12" w:rsidRPr="00160B12" w:rsidRDefault="00160B12" w:rsidP="00160B12">
            <w:pPr>
              <w:outlineLvl w:val="0"/>
              <w:rPr>
                <w:rFonts w:ascii="Times New Roman" w:hAnsi="Times New Roman"/>
                <w:sz w:val="22"/>
                <w:szCs w:val="22"/>
              </w:rPr>
            </w:pP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6A8C65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Lịch sử phát triển</w:t>
            </w:r>
          </w:p>
        </w:tc>
        <w:tc>
          <w:tcPr>
            <w:tcW w:w="1252" w:type="dxa"/>
            <w:vMerge/>
            <w:tcBorders>
              <w:top w:val="nil"/>
              <w:left w:val="single" w:sz="4" w:space="0" w:color="000000"/>
              <w:bottom w:val="nil"/>
              <w:right w:val="single" w:sz="4" w:space="0" w:color="000000"/>
            </w:tcBorders>
            <w:shd w:val="clear" w:color="auto" w:fill="FFFFFF" w:themeFill="background1"/>
            <w:vAlign w:val="center"/>
            <w:hideMark/>
          </w:tcPr>
          <w:p w14:paraId="03CD4230" w14:textId="77777777" w:rsidR="00160B12" w:rsidRPr="00160B12" w:rsidRDefault="00160B12" w:rsidP="00160B12">
            <w:pPr>
              <w:rPr>
                <w:rFonts w:ascii="Times New Roman" w:hAnsi="Times New Roman"/>
                <w:sz w:val="22"/>
                <w:szCs w:val="22"/>
              </w:rPr>
            </w:pPr>
          </w:p>
        </w:tc>
      </w:tr>
      <w:tr w:rsidR="00160B12" w:rsidRPr="00D73CEB" w14:paraId="5ED4DC82"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6364A7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BD25F3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09B811F"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8B54853" w14:textId="77777777" w:rsidR="00160B12" w:rsidRPr="00160B12" w:rsidRDefault="00160B12" w:rsidP="00160B12">
            <w:pPr>
              <w:outlineLvl w:val="0"/>
              <w:rPr>
                <w:rFonts w:ascii="Times New Roman" w:hAnsi="Times New Roman"/>
                <w:sz w:val="22"/>
                <w:szCs w:val="22"/>
              </w:rPr>
            </w:pPr>
          </w:p>
        </w:tc>
        <w:tc>
          <w:tcPr>
            <w:tcW w:w="1075"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DA44543" w14:textId="77777777" w:rsidR="00160B12" w:rsidRPr="00160B12" w:rsidRDefault="00160B12" w:rsidP="00160B12">
            <w:pPr>
              <w:outlineLvl w:val="0"/>
              <w:rPr>
                <w:rFonts w:ascii="Times New Roman" w:hAnsi="Times New Roman"/>
                <w:sz w:val="22"/>
                <w:szCs w:val="22"/>
              </w:rPr>
            </w:pP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201DC2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Tầm nhìn - sứ mệnh - giá trị</w:t>
            </w:r>
          </w:p>
        </w:tc>
        <w:tc>
          <w:tcPr>
            <w:tcW w:w="1252" w:type="dxa"/>
            <w:vMerge/>
            <w:tcBorders>
              <w:top w:val="nil"/>
              <w:left w:val="single" w:sz="4" w:space="0" w:color="000000"/>
              <w:bottom w:val="nil"/>
              <w:right w:val="single" w:sz="4" w:space="0" w:color="000000"/>
            </w:tcBorders>
            <w:shd w:val="clear" w:color="auto" w:fill="FFFFFF" w:themeFill="background1"/>
            <w:vAlign w:val="center"/>
            <w:hideMark/>
          </w:tcPr>
          <w:p w14:paraId="6C67A293" w14:textId="77777777" w:rsidR="00160B12" w:rsidRPr="00160B12" w:rsidRDefault="00160B12" w:rsidP="00160B12">
            <w:pPr>
              <w:rPr>
                <w:rFonts w:ascii="Times New Roman" w:hAnsi="Times New Roman"/>
                <w:sz w:val="22"/>
                <w:szCs w:val="22"/>
              </w:rPr>
            </w:pPr>
          </w:p>
        </w:tc>
      </w:tr>
      <w:tr w:rsidR="00160B12" w:rsidRPr="00D73CEB" w14:paraId="24D65B57"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71C51DA"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47CDDE2"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558D7BB"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C58F659" w14:textId="77777777" w:rsidR="00160B12" w:rsidRPr="00160B12" w:rsidRDefault="00160B12" w:rsidP="00160B12">
            <w:pPr>
              <w:outlineLvl w:val="0"/>
              <w:rPr>
                <w:rFonts w:ascii="Times New Roman" w:hAnsi="Times New Roman"/>
                <w:sz w:val="22"/>
                <w:szCs w:val="22"/>
              </w:rPr>
            </w:pPr>
          </w:p>
        </w:tc>
        <w:tc>
          <w:tcPr>
            <w:tcW w:w="1075"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BEFB73A" w14:textId="77777777" w:rsidR="00160B12" w:rsidRPr="00160B12" w:rsidRDefault="00160B12" w:rsidP="00160B12">
            <w:pPr>
              <w:outlineLvl w:val="0"/>
              <w:rPr>
                <w:rFonts w:ascii="Times New Roman" w:hAnsi="Times New Roman"/>
                <w:sz w:val="22"/>
                <w:szCs w:val="22"/>
              </w:rPr>
            </w:pP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65538D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Đội ngũ nhân sự</w:t>
            </w:r>
          </w:p>
        </w:tc>
        <w:tc>
          <w:tcPr>
            <w:tcW w:w="1252" w:type="dxa"/>
            <w:vMerge/>
            <w:tcBorders>
              <w:top w:val="nil"/>
              <w:left w:val="single" w:sz="4" w:space="0" w:color="000000"/>
              <w:bottom w:val="nil"/>
              <w:right w:val="single" w:sz="4" w:space="0" w:color="000000"/>
            </w:tcBorders>
            <w:shd w:val="clear" w:color="auto" w:fill="FFFFFF" w:themeFill="background1"/>
            <w:vAlign w:val="center"/>
            <w:hideMark/>
          </w:tcPr>
          <w:p w14:paraId="7E733572" w14:textId="77777777" w:rsidR="00160B12" w:rsidRPr="00160B12" w:rsidRDefault="00160B12" w:rsidP="00160B12">
            <w:pPr>
              <w:rPr>
                <w:rFonts w:ascii="Times New Roman" w:hAnsi="Times New Roman"/>
                <w:sz w:val="22"/>
                <w:szCs w:val="22"/>
              </w:rPr>
            </w:pPr>
          </w:p>
        </w:tc>
      </w:tr>
      <w:tr w:rsidR="00160B12" w:rsidRPr="00D73CEB" w14:paraId="45D674E7"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E7AD512"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94D03C8"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96ED3D"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B183859" w14:textId="77777777" w:rsidR="00160B12" w:rsidRPr="00160B12" w:rsidRDefault="00160B12" w:rsidP="00160B12">
            <w:pPr>
              <w:outlineLvl w:val="0"/>
              <w:rPr>
                <w:rFonts w:ascii="Times New Roman" w:hAnsi="Times New Roman"/>
                <w:sz w:val="22"/>
                <w:szCs w:val="22"/>
              </w:rPr>
            </w:pPr>
          </w:p>
        </w:tc>
        <w:tc>
          <w:tcPr>
            <w:tcW w:w="1075"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B36531F" w14:textId="77777777" w:rsidR="00160B12" w:rsidRPr="00160B12" w:rsidRDefault="00160B12" w:rsidP="00160B12">
            <w:pPr>
              <w:outlineLvl w:val="0"/>
              <w:rPr>
                <w:rFonts w:ascii="Times New Roman" w:hAnsi="Times New Roman"/>
                <w:sz w:val="22"/>
                <w:szCs w:val="22"/>
              </w:rPr>
            </w:pP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E1FAD3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Đối tác - Khách hàng </w:t>
            </w:r>
          </w:p>
        </w:tc>
        <w:tc>
          <w:tcPr>
            <w:tcW w:w="1252" w:type="dxa"/>
            <w:vMerge/>
            <w:tcBorders>
              <w:top w:val="nil"/>
              <w:left w:val="single" w:sz="4" w:space="0" w:color="000000"/>
              <w:bottom w:val="nil"/>
              <w:right w:val="single" w:sz="4" w:space="0" w:color="000000"/>
            </w:tcBorders>
            <w:shd w:val="clear" w:color="auto" w:fill="FFFFFF" w:themeFill="background1"/>
            <w:vAlign w:val="center"/>
            <w:hideMark/>
          </w:tcPr>
          <w:p w14:paraId="104518D6" w14:textId="77777777" w:rsidR="00160B12" w:rsidRPr="00160B12" w:rsidRDefault="00160B12" w:rsidP="00160B12">
            <w:pPr>
              <w:rPr>
                <w:rFonts w:ascii="Times New Roman" w:hAnsi="Times New Roman"/>
                <w:sz w:val="22"/>
                <w:szCs w:val="22"/>
              </w:rPr>
            </w:pPr>
          </w:p>
        </w:tc>
      </w:tr>
      <w:tr w:rsidR="00160B12" w:rsidRPr="00D73CEB" w14:paraId="13CCE0D4" w14:textId="77777777" w:rsidTr="00160B12">
        <w:trPr>
          <w:trHeight w:val="64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F4F8D5F"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3</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9EF4BFB"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Đội ngũ nhân sự</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C42A73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414AF7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Đội ngũ nhân sự</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89BFF3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mục Đội ngũ nhân sự</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39B7193"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xml:space="preserve">- Cho phép người dùng xem danh mục Đội ngũ nhân sự được phân chia hiển thị theo chức danh và lĩnh vực hành nghề </w:t>
            </w:r>
          </w:p>
        </w:tc>
        <w:tc>
          <w:tcPr>
            <w:tcW w:w="125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D60C0AF"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07900627" w14:textId="77777777" w:rsidTr="00160B12">
        <w:trPr>
          <w:trHeight w:val="192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5D9E408"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30DD788"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51240F7"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853254A"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8CA656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Đội ngũ nhân sự</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7A0A18A"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người dùng xem toàn bộ danh sách Đội ngũ nhân sự thuộc danh mục đã chọn</w:t>
            </w:r>
            <w:r w:rsidRPr="00160B12">
              <w:rPr>
                <w:rFonts w:ascii="Times New Roman" w:hAnsi="Times New Roman"/>
                <w:i/>
                <w:iCs/>
                <w:sz w:val="22"/>
                <w:szCs w:val="22"/>
              </w:rPr>
              <w:br/>
              <w:t xml:space="preserve">- </w:t>
            </w:r>
            <w:commentRangeStart w:id="170"/>
            <w:commentRangeStart w:id="171"/>
            <w:r w:rsidRPr="00160B12">
              <w:rPr>
                <w:rFonts w:ascii="Times New Roman" w:hAnsi="Times New Roman"/>
                <w:i/>
                <w:iCs/>
                <w:sz w:val="22"/>
                <w:szCs w:val="22"/>
              </w:rPr>
              <w:t>Bộ lọc theo Lĩnh vực ngành nghề</w:t>
            </w:r>
            <w:r w:rsidRPr="00160B12">
              <w:rPr>
                <w:rFonts w:ascii="Times New Roman" w:hAnsi="Times New Roman"/>
                <w:i/>
                <w:iCs/>
                <w:sz w:val="22"/>
                <w:szCs w:val="22"/>
              </w:rPr>
              <w:br/>
            </w:r>
            <w:commentRangeEnd w:id="170"/>
            <w:r w:rsidR="00C43277">
              <w:rPr>
                <w:rStyle w:val="CommentReference"/>
              </w:rPr>
              <w:commentReference w:id="170"/>
            </w:r>
            <w:commentRangeEnd w:id="171"/>
            <w:r w:rsidR="00DD1AB1">
              <w:rPr>
                <w:rStyle w:val="CommentReference"/>
              </w:rPr>
              <w:commentReference w:id="171"/>
            </w:r>
            <w:r w:rsidRPr="00160B12">
              <w:rPr>
                <w:rFonts w:ascii="Times New Roman" w:hAnsi="Times New Roman"/>
                <w:i/>
                <w:iCs/>
                <w:sz w:val="22"/>
                <w:szCs w:val="22"/>
              </w:rPr>
              <w:t>- Giải pháp được hiển thị dưới dạng rút gọn bao gồm các thông tin cơ bản: Ảnh thumbnail, Tên, Chức vụ</w:t>
            </w:r>
            <w:r w:rsidRPr="00160B12">
              <w:rPr>
                <w:rFonts w:ascii="Times New Roman" w:hAnsi="Times New Roman"/>
                <w:i/>
                <w:iCs/>
                <w:sz w:val="22"/>
                <w:szCs w:val="22"/>
              </w:rPr>
              <w:br/>
              <w:t>- Cho phép người dùng truy cập trang chi tiết Đội ngũ nhân sự bằng cách click vào một nhân sự bất kỳ trong danh sách</w:t>
            </w:r>
          </w:p>
        </w:tc>
        <w:tc>
          <w:tcPr>
            <w:tcW w:w="1252"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86220C6" w14:textId="77777777" w:rsidR="00160B12" w:rsidRPr="00160B12" w:rsidRDefault="00160B12" w:rsidP="00160B12">
            <w:pPr>
              <w:rPr>
                <w:rFonts w:ascii="Times New Roman" w:hAnsi="Times New Roman"/>
                <w:sz w:val="22"/>
                <w:szCs w:val="22"/>
              </w:rPr>
            </w:pPr>
          </w:p>
        </w:tc>
      </w:tr>
      <w:tr w:rsidR="00160B12" w:rsidRPr="00D73CEB" w14:paraId="0CB97128" w14:textId="77777777" w:rsidTr="00160B12">
        <w:trPr>
          <w:trHeight w:val="128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B48BED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0CD17B0"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712AAE2" w14:textId="77777777" w:rsidR="00160B12" w:rsidRPr="00160B12" w:rsidRDefault="00160B12" w:rsidP="00160B12">
            <w:pPr>
              <w:outlineLvl w:val="0"/>
              <w:rPr>
                <w:rFonts w:ascii="Times New Roman" w:hAnsi="Times New Roman"/>
                <w:sz w:val="22"/>
                <w:szCs w:val="22"/>
              </w:rPr>
            </w:pP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23261F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Đội ngũ nhân sự</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11E50D9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Ảnh Nhân sự</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B47DB3D"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Hiển thị danh sách các ảnh của Dịch vụ dưới dạng slide, cho phép người dùng chọn để xem từng ảnh trong danh sách</w:t>
            </w:r>
            <w:r w:rsidRPr="00160B12">
              <w:rPr>
                <w:rFonts w:ascii="Times New Roman" w:hAnsi="Times New Roman"/>
                <w:i/>
                <w:iCs/>
                <w:sz w:val="22"/>
                <w:szCs w:val="22"/>
              </w:rPr>
              <w:br/>
              <w:t>- Cho phép người dùng click vào ảnh đang hiển thị để chuyển sang chế độ toàn màn hình và thực hiện zoom in/out hình ảnh</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EB2642A"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60E56118" w14:textId="77777777" w:rsidTr="00160B12">
        <w:trPr>
          <w:trHeight w:val="320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136D376"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F5B3E1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A69EB9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C800E24"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07AB78D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Thông tin Nhân sự </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58466F3F"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Hiển thị các thông tin chi tiết của Nhân sự, bao gồm:</w:t>
            </w:r>
            <w:r w:rsidRPr="00160B12">
              <w:rPr>
                <w:rFonts w:ascii="Times New Roman" w:hAnsi="Times New Roman"/>
                <w:i/>
                <w:iCs/>
                <w:sz w:val="22"/>
                <w:szCs w:val="22"/>
              </w:rPr>
              <w:br/>
              <w:t>- Tên Nhân sự</w:t>
            </w:r>
            <w:r w:rsidRPr="00160B12">
              <w:rPr>
                <w:rFonts w:ascii="Times New Roman" w:hAnsi="Times New Roman"/>
                <w:i/>
                <w:iCs/>
                <w:sz w:val="22"/>
                <w:szCs w:val="22"/>
              </w:rPr>
              <w:br/>
              <w:t>- Chức vụ</w:t>
            </w:r>
            <w:r w:rsidRPr="00160B12">
              <w:rPr>
                <w:rFonts w:ascii="Times New Roman" w:hAnsi="Times New Roman"/>
                <w:i/>
                <w:iCs/>
                <w:sz w:val="22"/>
                <w:szCs w:val="22"/>
              </w:rPr>
              <w:br/>
              <w:t>- Thông tin liên hệ (SĐT &amp; Email)</w:t>
            </w:r>
            <w:r w:rsidRPr="00160B12">
              <w:rPr>
                <w:rFonts w:ascii="Times New Roman" w:hAnsi="Times New Roman"/>
                <w:i/>
                <w:iCs/>
                <w:sz w:val="22"/>
                <w:szCs w:val="22"/>
              </w:rPr>
              <w:br/>
              <w:t xml:space="preserve">- Tải CV </w:t>
            </w:r>
            <w:r w:rsidRPr="00160B12">
              <w:rPr>
                <w:rFonts w:ascii="Times New Roman" w:hAnsi="Times New Roman"/>
                <w:i/>
                <w:iCs/>
                <w:sz w:val="22"/>
                <w:szCs w:val="22"/>
              </w:rPr>
              <w:br/>
              <w:t>- Thông tin chi tiết của Nhân sự:</w:t>
            </w:r>
            <w:r w:rsidRPr="00160B12">
              <w:rPr>
                <w:rFonts w:ascii="Times New Roman" w:hAnsi="Times New Roman"/>
                <w:i/>
                <w:iCs/>
                <w:sz w:val="22"/>
                <w:szCs w:val="22"/>
              </w:rPr>
              <w:br/>
              <w:t>+ Sơ lược</w:t>
            </w:r>
            <w:r w:rsidRPr="00160B12">
              <w:rPr>
                <w:rFonts w:ascii="Times New Roman" w:hAnsi="Times New Roman"/>
                <w:i/>
                <w:iCs/>
                <w:sz w:val="22"/>
                <w:szCs w:val="22"/>
              </w:rPr>
              <w:br/>
              <w:t>+ Lĩnh vực hành nghề</w:t>
            </w:r>
            <w:r w:rsidRPr="00160B12">
              <w:rPr>
                <w:rFonts w:ascii="Times New Roman" w:hAnsi="Times New Roman"/>
                <w:i/>
                <w:iCs/>
                <w:sz w:val="22"/>
                <w:szCs w:val="22"/>
              </w:rPr>
              <w:br/>
              <w:t xml:space="preserve">+ Kinh nghiệm </w:t>
            </w:r>
            <w:r w:rsidRPr="00160B12">
              <w:rPr>
                <w:rFonts w:ascii="Times New Roman" w:hAnsi="Times New Roman"/>
                <w:i/>
                <w:iCs/>
                <w:sz w:val="22"/>
                <w:szCs w:val="22"/>
              </w:rPr>
              <w:br/>
              <w:t xml:space="preserve">+ Trình độ </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12699C2" w14:textId="77777777" w:rsidR="00160B12" w:rsidRPr="00160B12" w:rsidRDefault="00160B12" w:rsidP="00160B12">
            <w:pPr>
              <w:rPr>
                <w:rFonts w:ascii="Times New Roman" w:hAnsi="Times New Roman"/>
                <w:sz w:val="22"/>
                <w:szCs w:val="22"/>
              </w:rPr>
            </w:pPr>
          </w:p>
        </w:tc>
      </w:tr>
      <w:tr w:rsidR="00160B12" w:rsidRPr="00D73CEB" w14:paraId="5B9F532B"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ACAC9B5"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0A9057D"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F4452FE"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B30B828"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715C73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Gợi ý Nhân sự liên quan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988B6BE"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xml:space="preserve">Hệ thống hiển thị danh sách những Giải pháp liên quan với tiêu chí: cùng danh mục </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CD75331" w14:textId="77777777" w:rsidR="00160B12" w:rsidRPr="00160B12" w:rsidRDefault="00160B12" w:rsidP="00160B12">
            <w:pPr>
              <w:rPr>
                <w:rFonts w:ascii="Times New Roman" w:hAnsi="Times New Roman"/>
                <w:sz w:val="22"/>
                <w:szCs w:val="22"/>
              </w:rPr>
            </w:pPr>
          </w:p>
        </w:tc>
      </w:tr>
      <w:tr w:rsidR="00160B12" w:rsidRPr="00D73CEB" w14:paraId="2F74467E"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A4686B2"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EAA079F"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BF33800"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CB83EA6"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34860CF"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Hành động (Button)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AB6E4CE"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xml:space="preserve">- Gọi ngay </w:t>
            </w:r>
            <w:r w:rsidRPr="00160B12">
              <w:rPr>
                <w:rFonts w:ascii="Times New Roman" w:hAnsi="Times New Roman"/>
                <w:i/>
                <w:iCs/>
                <w:sz w:val="22"/>
                <w:szCs w:val="22"/>
              </w:rPr>
              <w:br/>
              <w:t xml:space="preserve">- Điền form đặt lịch hẹn (Form đăng ký) </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5747334" w14:textId="77777777" w:rsidR="00160B12" w:rsidRPr="00160B12" w:rsidRDefault="00160B12" w:rsidP="00160B12">
            <w:pPr>
              <w:rPr>
                <w:rFonts w:ascii="Times New Roman" w:hAnsi="Times New Roman"/>
                <w:sz w:val="22"/>
                <w:szCs w:val="22"/>
              </w:rPr>
            </w:pPr>
          </w:p>
        </w:tc>
      </w:tr>
      <w:tr w:rsidR="00160B12" w:rsidRPr="00D73CEB" w14:paraId="5474E2BF" w14:textId="77777777" w:rsidTr="00160B12">
        <w:trPr>
          <w:trHeight w:val="32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AC116E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4</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C979E09"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Dịch vụ</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F96B97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456610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Dịch vụ</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0D6007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mục Dịch vụ</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5CDDDAA2"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người dùng xem danh mục Dịch vụ được phân chia hiển thị theo nhiều cấp độ lớn-nhỏ</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619523E"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15C90241" w14:textId="77777777" w:rsidTr="00160B12">
        <w:trPr>
          <w:trHeight w:val="160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32BAB81"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D5F3FD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A20FBFD"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E6FED6E"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6F46A9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Dịch vụ</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59AA8763"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người dùng xem toàn bộ danh sách Dịch vụ thuộc danh mục đã chọn</w:t>
            </w:r>
            <w:r w:rsidRPr="00160B12">
              <w:rPr>
                <w:rFonts w:ascii="Times New Roman" w:hAnsi="Times New Roman"/>
                <w:i/>
                <w:iCs/>
                <w:sz w:val="22"/>
                <w:szCs w:val="22"/>
              </w:rPr>
              <w:br/>
              <w:t>- Dịch vụ được hiển thị dưới dạng rút gọn bao gồm các thông tin cơ bản: Ảnh thumbnail, Tên, Mô tả ngắn</w:t>
            </w:r>
            <w:r w:rsidRPr="00160B12">
              <w:rPr>
                <w:rFonts w:ascii="Times New Roman" w:hAnsi="Times New Roman"/>
                <w:i/>
                <w:iCs/>
                <w:sz w:val="22"/>
                <w:szCs w:val="22"/>
              </w:rPr>
              <w:br/>
              <w:t>- Cho phép người dùng truy cập trang chi tiết Dịch vụ bằng cách click vào một Dịch vụ bất kỳ trong danh sách</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18BAF3" w14:textId="77777777" w:rsidR="00160B12" w:rsidRPr="00160B12" w:rsidRDefault="00160B12" w:rsidP="00160B12">
            <w:pPr>
              <w:rPr>
                <w:rFonts w:ascii="Times New Roman" w:hAnsi="Times New Roman"/>
                <w:sz w:val="22"/>
                <w:szCs w:val="22"/>
              </w:rPr>
            </w:pPr>
          </w:p>
        </w:tc>
      </w:tr>
      <w:tr w:rsidR="00160B12" w:rsidRPr="00D73CEB" w14:paraId="362D7437" w14:textId="77777777" w:rsidTr="00160B12">
        <w:trPr>
          <w:trHeight w:val="128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B682265"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4FC720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3AF619E" w14:textId="77777777" w:rsidR="00160B12" w:rsidRPr="00160B12" w:rsidRDefault="00160B12" w:rsidP="00160B12">
            <w:pPr>
              <w:outlineLvl w:val="0"/>
              <w:rPr>
                <w:rFonts w:ascii="Times New Roman" w:hAnsi="Times New Roman"/>
                <w:sz w:val="22"/>
                <w:szCs w:val="22"/>
              </w:rPr>
            </w:pP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A40B38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Dịch vụ</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F3426A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Ảnh Dịch vụ</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4EBC6C26"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Hiển thị danh sách các ảnh của Dịch vụ dưới dạng slide, cho phép người dùng chọn để xem từng ảnh trong danh sách</w:t>
            </w:r>
            <w:r w:rsidRPr="00160B12">
              <w:rPr>
                <w:rFonts w:ascii="Times New Roman" w:hAnsi="Times New Roman"/>
                <w:i/>
                <w:iCs/>
                <w:sz w:val="22"/>
                <w:szCs w:val="22"/>
              </w:rPr>
              <w:br/>
              <w:t>- Cho phép người dùng click vào ảnh đang hiển thị để chuyển sang chế độ toàn màn hình và thực hiện zoom in/out hình ảnh</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D8DDB9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5862A897" w14:textId="77777777" w:rsidTr="00160B12">
        <w:trPr>
          <w:trHeight w:val="128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8D02558"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4355FC2"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A7778E"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9A279DE"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92A4071"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Thông tin Dịch vụ</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4F72690"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Hiển thị các thông tin chi tiết của Dịch vụ, bao gồm:</w:t>
            </w:r>
            <w:r w:rsidRPr="00160B12">
              <w:rPr>
                <w:rFonts w:ascii="Times New Roman" w:hAnsi="Times New Roman"/>
                <w:i/>
                <w:iCs/>
                <w:sz w:val="22"/>
                <w:szCs w:val="22"/>
              </w:rPr>
              <w:br/>
              <w:t>- Tên Dịch vụ</w:t>
            </w:r>
            <w:r w:rsidRPr="00160B12">
              <w:rPr>
                <w:rFonts w:ascii="Times New Roman" w:hAnsi="Times New Roman"/>
                <w:i/>
                <w:iCs/>
                <w:sz w:val="22"/>
                <w:szCs w:val="22"/>
              </w:rPr>
              <w:br/>
              <w:t>- Mô tả ngắn</w:t>
            </w:r>
            <w:r w:rsidRPr="00160B12">
              <w:rPr>
                <w:rFonts w:ascii="Times New Roman" w:hAnsi="Times New Roman"/>
                <w:i/>
                <w:iCs/>
                <w:sz w:val="22"/>
                <w:szCs w:val="22"/>
              </w:rPr>
              <w:br/>
              <w:t>- Thông tin chi tiết của Dịch vụ</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88F3149" w14:textId="77777777" w:rsidR="00160B12" w:rsidRPr="00160B12" w:rsidRDefault="00160B12" w:rsidP="00160B12">
            <w:pPr>
              <w:rPr>
                <w:rFonts w:ascii="Times New Roman" w:hAnsi="Times New Roman"/>
                <w:sz w:val="22"/>
                <w:szCs w:val="22"/>
              </w:rPr>
            </w:pPr>
          </w:p>
        </w:tc>
      </w:tr>
      <w:tr w:rsidR="00160B12" w:rsidRPr="00D73CEB" w14:paraId="5A340AEF"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BEA9859"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1E372F6"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DBE1F0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1B963AE"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031C1A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Gợi ý Dịch vụ liên quan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FDF33C1"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Hệ thống hiển thị danh sách những Dịch vụ liên quan với tiêu chí: cùng danh mục Dịch vụ</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0D15844" w14:textId="77777777" w:rsidR="00160B12" w:rsidRPr="00160B12" w:rsidRDefault="00160B12" w:rsidP="00160B12">
            <w:pPr>
              <w:rPr>
                <w:rFonts w:ascii="Times New Roman" w:hAnsi="Times New Roman"/>
                <w:sz w:val="22"/>
                <w:szCs w:val="22"/>
              </w:rPr>
            </w:pPr>
          </w:p>
        </w:tc>
      </w:tr>
      <w:tr w:rsidR="00160B12" w:rsidRPr="00D73CEB" w14:paraId="6ADD2F32"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99451B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A0E7EC3"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921F706"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70E8882"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397A93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Hành động (Button)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C43491F"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xml:space="preserve">- Gọi ngay </w:t>
            </w:r>
            <w:r w:rsidRPr="00160B12">
              <w:rPr>
                <w:rFonts w:ascii="Times New Roman" w:hAnsi="Times New Roman"/>
                <w:i/>
                <w:iCs/>
                <w:sz w:val="22"/>
                <w:szCs w:val="22"/>
              </w:rPr>
              <w:br/>
              <w:t xml:space="preserve">- Yêu cầu tư vấn (Form đăng ký) </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C58EF33" w14:textId="77777777" w:rsidR="00160B12" w:rsidRPr="00160B12" w:rsidRDefault="00160B12" w:rsidP="00160B12">
            <w:pPr>
              <w:rPr>
                <w:rFonts w:ascii="Times New Roman" w:hAnsi="Times New Roman"/>
                <w:sz w:val="22"/>
                <w:szCs w:val="22"/>
              </w:rPr>
            </w:pPr>
          </w:p>
        </w:tc>
      </w:tr>
      <w:tr w:rsidR="00160B12" w:rsidRPr="00D73CEB" w14:paraId="1F8CBD52" w14:textId="77777777" w:rsidTr="00160B12">
        <w:trPr>
          <w:trHeight w:val="32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2688FCB"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5</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06137B0"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Hỏi đáp (FAQs)</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CA225B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38DC1F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xem các Câu hỏi - Câu trả lời được hiển thị trên website</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1056C42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mục FAQs</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BB0A299"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người dùng xem các Danh mục FAQs</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25AC6E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5E5FBCA6"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547B7F2"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B68B1DA"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A7BEA9C"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EE44A85"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70BC71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FAQs</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9E12049"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người dùng xem danh sách FAQs</w:t>
            </w:r>
            <w:r w:rsidRPr="00160B12">
              <w:rPr>
                <w:rFonts w:ascii="Times New Roman" w:hAnsi="Times New Roman"/>
                <w:i/>
                <w:iCs/>
                <w:sz w:val="22"/>
                <w:szCs w:val="22"/>
              </w:rPr>
              <w:br/>
              <w:t>- Cho phép người dùng đổi danh mục muốn xem</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CA05813" w14:textId="77777777" w:rsidR="00160B12" w:rsidRPr="00160B12" w:rsidRDefault="00160B12" w:rsidP="00160B12">
            <w:pPr>
              <w:rPr>
                <w:rFonts w:ascii="Times New Roman" w:hAnsi="Times New Roman"/>
                <w:sz w:val="22"/>
                <w:szCs w:val="22"/>
              </w:rPr>
            </w:pPr>
          </w:p>
        </w:tc>
      </w:tr>
      <w:tr w:rsidR="00160B12" w:rsidRPr="00D73CEB" w14:paraId="33331930"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9D50DF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D847DAA"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D5B58D"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7A2D769"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D2EB44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FAQs</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3C6FF88"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người dùng xem chi tiết nội dung FAQs</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445C212" w14:textId="77777777" w:rsidR="00160B12" w:rsidRPr="00160B12" w:rsidRDefault="00160B12" w:rsidP="00160B12">
            <w:pPr>
              <w:rPr>
                <w:rFonts w:ascii="Times New Roman" w:hAnsi="Times New Roman"/>
                <w:sz w:val="22"/>
                <w:szCs w:val="22"/>
              </w:rPr>
            </w:pPr>
          </w:p>
        </w:tc>
      </w:tr>
      <w:tr w:rsidR="00160B12" w:rsidRPr="00D73CEB" w14:paraId="25121FE6" w14:textId="77777777" w:rsidTr="00160B12">
        <w:trPr>
          <w:trHeight w:val="32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A5A0899"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6</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B08BE54"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Tin tức</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97A9A2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F7954F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xem các tin tức được hiển thị trên website</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CBE40E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Danh mục tin tức </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9CDCE30"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người dùng xem các nhóm danh mục phụ trong News</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76BFE94"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628FCA3A"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35E93DF"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E5B9945"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B13BBF1"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F1DD826"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6FA349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tin tức</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7BFAE2A"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người dùng xem danh sách tin tức trong News</w:t>
            </w:r>
            <w:r w:rsidRPr="00160B12">
              <w:rPr>
                <w:rFonts w:ascii="Times New Roman" w:hAnsi="Times New Roman"/>
                <w:i/>
                <w:iCs/>
                <w:sz w:val="22"/>
                <w:szCs w:val="22"/>
              </w:rPr>
              <w:br/>
            </w:r>
            <w:r w:rsidRPr="00160B12">
              <w:rPr>
                <w:rFonts w:ascii="Times New Roman" w:hAnsi="Times New Roman"/>
                <w:i/>
                <w:iCs/>
                <w:sz w:val="22"/>
                <w:szCs w:val="22"/>
              </w:rPr>
              <w:lastRenderedPageBreak/>
              <w:t>- Cho phép người dùng đổi danh mục muốn xem; sắp xếp tin tức theo ngày đăng, theo tên tin tức</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F895507" w14:textId="77777777" w:rsidR="00160B12" w:rsidRPr="00160B12" w:rsidRDefault="00160B12" w:rsidP="00160B12">
            <w:pPr>
              <w:rPr>
                <w:rFonts w:ascii="Times New Roman" w:hAnsi="Times New Roman"/>
                <w:sz w:val="22"/>
                <w:szCs w:val="22"/>
              </w:rPr>
            </w:pPr>
          </w:p>
        </w:tc>
      </w:tr>
      <w:tr w:rsidR="00160B12" w:rsidRPr="00D73CEB" w14:paraId="45FEF1CF"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14E075C"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97D2AAA"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1DA983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A0E7BBA"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8AD712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tin tức</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0DBBDB1"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xml:space="preserve">Cho phép người dùng xem chi tiết nội dung tin tức </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908E9D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423E23E7"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08F67D7"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88F948B"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74298D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0EE9C85"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CF74C1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Bình luận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62E1965"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Người dùng nhập họ tên và nội dung bình luận</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190FCC6" w14:textId="77777777" w:rsidR="00160B12" w:rsidRPr="00160B12" w:rsidRDefault="00160B12" w:rsidP="00160B12">
            <w:pPr>
              <w:rPr>
                <w:rFonts w:ascii="Times New Roman" w:hAnsi="Times New Roman"/>
                <w:sz w:val="22"/>
                <w:szCs w:val="22"/>
              </w:rPr>
            </w:pPr>
          </w:p>
        </w:tc>
      </w:tr>
      <w:tr w:rsidR="00160B12" w:rsidRPr="00D73CEB" w14:paraId="06606466" w14:textId="77777777" w:rsidTr="00160B12">
        <w:trPr>
          <w:trHeight w:val="623"/>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64F424F1"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7</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053A0B18"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Liên hệ</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1EC84D85"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0552AAD5"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liên hệ trên website bằng cách điền form</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F7053B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Form liên hệ</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34979D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Gửi thông tin liên hệ bằng cách điền form có sẵn trên website</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54D4E4F5"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6DF75DAE" w14:textId="77777777" w:rsidTr="00160B12">
        <w:trPr>
          <w:trHeight w:val="32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3AF844EB"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8</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6178B71F"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 xml:space="preserve">Popup </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6F16129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3CD47ED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điền form liên hệ trên Popup</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F125F9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Form liên hệ</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EEAC04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Gửi thông tin liên hệ bằng cách điền form có sẵn trên website</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4EDF777A"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4D16FBF3" w14:textId="77777777" w:rsidTr="00160B12">
        <w:trPr>
          <w:trHeight w:val="64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45D1DEA9"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9</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1F57DC61"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Liên kết mạng xã hội</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08AE26B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1C0F29A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kết nối với tài khoản của hệ thống tại các nền tảng khác</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0CBD748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5B2B89B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Liên hệ nhanh thông qua các kênh mạng xã hội đã được liên kết: </w:t>
            </w:r>
            <w:r w:rsidRPr="00160B12">
              <w:rPr>
                <w:rFonts w:ascii="Times New Roman" w:hAnsi="Times New Roman"/>
                <w:sz w:val="22"/>
                <w:szCs w:val="22"/>
              </w:rPr>
              <w:br/>
              <w:t xml:space="preserve">Facebook, Zalo, X, Instagram, Tiktok, Youtube </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304E762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Hỗ trợ</w:t>
            </w:r>
          </w:p>
        </w:tc>
      </w:tr>
      <w:tr w:rsidR="00160B12" w:rsidRPr="00D73CEB" w14:paraId="0D02452D" w14:textId="77777777" w:rsidTr="00160B12">
        <w:trPr>
          <w:trHeight w:val="31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5CC6DF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10</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EA2C07F"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Tìm kiếm</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4BF8AF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3434D3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Cho phép khách hàng tìm kiếm và xem kết quả tìm kiếm (Dịch vụ, Tin tức)</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17F54FB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Tìm kiếm</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900873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Tìm kiếm theo từ khóa</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450DB84"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63DDE51A"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B248A3E"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3D83D86"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9BCFEB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84A5CC"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5D94B7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Xem kết quả tìm kiếm</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C31E61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Xem danh sách kết quả tìm kiếm</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1548E24" w14:textId="77777777" w:rsidR="00160B12" w:rsidRPr="00160B12" w:rsidRDefault="00160B12" w:rsidP="00160B12">
            <w:pPr>
              <w:rPr>
                <w:rFonts w:ascii="Times New Roman" w:hAnsi="Times New Roman"/>
                <w:sz w:val="22"/>
                <w:szCs w:val="22"/>
              </w:rPr>
            </w:pPr>
          </w:p>
        </w:tc>
      </w:tr>
      <w:tr w:rsidR="00160B12" w:rsidRPr="00D73CEB" w14:paraId="65CD06CC" w14:textId="77777777" w:rsidTr="00160B12">
        <w:trPr>
          <w:trHeight w:val="31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2AAF11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11</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2F090C6"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Trang tĩnh</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61EEA7F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1BAF674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Xem thông tin</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319315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Chính sách</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8875CD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Trình bày dưới dạng bài viết và có thể cập nhật nội dung trong admin</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C020D8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 Trang thiết kế</w:t>
            </w:r>
          </w:p>
        </w:tc>
      </w:tr>
      <w:tr w:rsidR="00160B12" w:rsidRPr="00D73CEB" w14:paraId="2F94E2CD"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58AA065"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3805D4" w14:textId="77777777" w:rsidR="00160B12" w:rsidRPr="00160B12" w:rsidRDefault="00160B12" w:rsidP="00160B12">
            <w:pPr>
              <w:outlineLvl w:val="0"/>
              <w:rPr>
                <w:rFonts w:ascii="Times New Roman" w:hAnsi="Times New Roman"/>
                <w:b/>
                <w:bCs/>
                <w:sz w:val="22"/>
                <w:szCs w:val="22"/>
              </w:rPr>
            </w:pP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2A44664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1D1406C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Xem thông tin</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4551CD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Điều khoản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703F68E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Trình bày dưới dạng bài viết và có thể cập nhật nội dung trong admin</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BA90E42" w14:textId="77777777" w:rsidR="00160B12" w:rsidRPr="00160B12" w:rsidRDefault="00160B12" w:rsidP="00160B12">
            <w:pPr>
              <w:rPr>
                <w:rFonts w:ascii="Times New Roman" w:hAnsi="Times New Roman"/>
                <w:sz w:val="22"/>
                <w:szCs w:val="22"/>
              </w:rPr>
            </w:pPr>
          </w:p>
        </w:tc>
      </w:tr>
      <w:tr w:rsidR="00160B12" w:rsidRPr="00D73CEB" w14:paraId="347195A3"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DCDB0BB"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701E31A" w14:textId="77777777" w:rsidR="00160B12" w:rsidRPr="00160B12" w:rsidRDefault="00160B12" w:rsidP="00160B12">
            <w:pPr>
              <w:outlineLvl w:val="0"/>
              <w:rPr>
                <w:rFonts w:ascii="Times New Roman" w:hAnsi="Times New Roman"/>
                <w:b/>
                <w:bCs/>
                <w:sz w:val="22"/>
                <w:szCs w:val="22"/>
              </w:rPr>
            </w:pP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7E724F4F"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0259750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Xem thông tin</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CEA38A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Hỗ trợ</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008CF6C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Trình bày dưới dạng bài viết và có thể cập nhật nội dung trong admin</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AE3138B" w14:textId="77777777" w:rsidR="00160B12" w:rsidRPr="00160B12" w:rsidRDefault="00160B12" w:rsidP="00160B12">
            <w:pPr>
              <w:rPr>
                <w:rFonts w:ascii="Times New Roman" w:hAnsi="Times New Roman"/>
                <w:sz w:val="22"/>
                <w:szCs w:val="22"/>
              </w:rPr>
            </w:pPr>
          </w:p>
        </w:tc>
      </w:tr>
      <w:tr w:rsidR="00160B12" w:rsidRPr="00D73CEB" w14:paraId="52322FF0"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48660DD"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3EBF2D" w14:textId="77777777" w:rsidR="00160B12" w:rsidRPr="00160B12" w:rsidRDefault="00160B12" w:rsidP="00160B12">
            <w:pPr>
              <w:outlineLvl w:val="0"/>
              <w:rPr>
                <w:rFonts w:ascii="Times New Roman" w:hAnsi="Times New Roman"/>
                <w:b/>
                <w:bCs/>
                <w:sz w:val="22"/>
                <w:szCs w:val="22"/>
              </w:rPr>
            </w:pP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2C38E05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1D04206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Xem thông tin</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25C20B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Hướng dẫn mua hàng</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35F7AF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Trình bày dưới dạng bài viết và có thể cập nhật nội dung trong admin</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0FC82C8" w14:textId="77777777" w:rsidR="00160B12" w:rsidRPr="00160B12" w:rsidRDefault="00160B12" w:rsidP="00160B12">
            <w:pPr>
              <w:rPr>
                <w:rFonts w:ascii="Times New Roman" w:hAnsi="Times New Roman"/>
                <w:sz w:val="22"/>
                <w:szCs w:val="22"/>
              </w:rPr>
            </w:pPr>
          </w:p>
        </w:tc>
      </w:tr>
      <w:tr w:rsidR="00160B12" w:rsidRPr="00D73CEB" w14:paraId="16DB5EBF" w14:textId="77777777" w:rsidTr="00160B12">
        <w:trPr>
          <w:trHeight w:val="32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6A65D8A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12</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6034C5DF"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Khác</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6397E1F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Khách hàng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54C588E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9226953" w14:textId="77777777" w:rsidR="00160B12" w:rsidRPr="00160B12" w:rsidRDefault="00160B12" w:rsidP="00160B12">
            <w:pPr>
              <w:jc w:val="right"/>
              <w:outlineLvl w:val="0"/>
              <w:rPr>
                <w:rFonts w:ascii="Times New Roman" w:hAnsi="Times New Roman"/>
                <w:sz w:val="22"/>
                <w:szCs w:val="22"/>
              </w:rPr>
            </w:pPr>
            <w:r w:rsidRPr="00160B12">
              <w:rPr>
                <w:rFonts w:ascii="Times New Roman" w:hAnsi="Times New Roman"/>
                <w:sz w:val="22"/>
                <w:szCs w:val="22"/>
              </w:rPr>
              <w:t>404</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782F79B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505CE57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Hỗ trợ</w:t>
            </w:r>
          </w:p>
        </w:tc>
      </w:tr>
      <w:tr w:rsidR="00160B12" w:rsidRPr="00D73CEB" w14:paraId="2594D5B9" w14:textId="77777777" w:rsidTr="00160B12">
        <w:trPr>
          <w:trHeight w:val="311"/>
        </w:trPr>
        <w:tc>
          <w:tcPr>
            <w:tcW w:w="10624" w:type="dxa"/>
            <w:gridSpan w:val="7"/>
            <w:tcBorders>
              <w:top w:val="single" w:sz="4" w:space="0" w:color="000000"/>
              <w:left w:val="single" w:sz="4" w:space="0" w:color="000000"/>
              <w:bottom w:val="single" w:sz="4" w:space="0" w:color="000000"/>
              <w:right w:val="nil"/>
            </w:tcBorders>
            <w:shd w:val="clear" w:color="auto" w:fill="FFFFFF" w:themeFill="background1"/>
            <w:vAlign w:val="center"/>
            <w:hideMark/>
          </w:tcPr>
          <w:p w14:paraId="78CE836D" w14:textId="77777777" w:rsidR="00160B12" w:rsidRPr="00160B12" w:rsidRDefault="00160B12" w:rsidP="00160B12">
            <w:pPr>
              <w:rPr>
                <w:rFonts w:ascii="Times New Roman" w:hAnsi="Times New Roman"/>
                <w:b/>
                <w:bCs/>
                <w:sz w:val="22"/>
                <w:szCs w:val="22"/>
              </w:rPr>
            </w:pPr>
            <w:r w:rsidRPr="00160B12">
              <w:rPr>
                <w:rFonts w:ascii="Times New Roman" w:hAnsi="Times New Roman"/>
                <w:b/>
                <w:bCs/>
                <w:sz w:val="22"/>
                <w:szCs w:val="22"/>
              </w:rPr>
              <w:t>B. HỆ QUẢN TRỊ</w:t>
            </w:r>
          </w:p>
        </w:tc>
      </w:tr>
      <w:tr w:rsidR="00160B12" w:rsidRPr="00D73CEB" w14:paraId="485A2661" w14:textId="77777777" w:rsidTr="00160B12">
        <w:trPr>
          <w:trHeight w:val="32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59D7EE0D"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STT</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4BD44C60"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MODULE</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2A82EF0B"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ĐỐI TƯỢNG</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7C194F9C"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 xml:space="preserve">DIỄN GIẢI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21012F9"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TÍNH NĂNG</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DB4CBAC"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MÔ TẢ CHI TIẾT TÍNH NĂNG</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4BF67102" w14:textId="77777777" w:rsidR="00160B12" w:rsidRPr="00160B12" w:rsidRDefault="00160B12" w:rsidP="00160B12">
            <w:pPr>
              <w:jc w:val="center"/>
              <w:rPr>
                <w:rFonts w:ascii="Times New Roman" w:hAnsi="Times New Roman"/>
                <w:b/>
                <w:bCs/>
                <w:sz w:val="22"/>
                <w:szCs w:val="22"/>
              </w:rPr>
            </w:pPr>
            <w:r w:rsidRPr="00160B12">
              <w:rPr>
                <w:rFonts w:ascii="Times New Roman" w:hAnsi="Times New Roman"/>
                <w:b/>
                <w:bCs/>
                <w:sz w:val="22"/>
                <w:szCs w:val="22"/>
              </w:rPr>
              <w:t>GHI CHÚ</w:t>
            </w:r>
          </w:p>
        </w:tc>
      </w:tr>
      <w:tr w:rsidR="00160B12" w:rsidRPr="00D73CEB" w14:paraId="46D28E33" w14:textId="77777777" w:rsidTr="00160B12">
        <w:trPr>
          <w:trHeight w:val="7477"/>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457F2A1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lastRenderedPageBreak/>
              <w:t>1</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3A7F49F7"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Gói giới thiệu</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404561BF"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trị viên (QTV)</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40C3AE2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Gói giới thiệu</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DFC2EB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Gói giới thiệu</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E98C63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1. Trang chủ</w:t>
            </w:r>
            <w:r w:rsidRPr="00160B12">
              <w:rPr>
                <w:rFonts w:ascii="Times New Roman" w:hAnsi="Times New Roman"/>
                <w:sz w:val="22"/>
                <w:szCs w:val="22"/>
              </w:rPr>
              <w:br/>
            </w:r>
            <w:r w:rsidRPr="00160B12">
              <w:rPr>
                <w:rFonts w:ascii="Times New Roman" w:hAnsi="Times New Roman"/>
                <w:sz w:val="22"/>
                <w:szCs w:val="22"/>
              </w:rPr>
              <w:br/>
              <w:t>2. Giới thiệu</w:t>
            </w:r>
            <w:r w:rsidRPr="00160B12">
              <w:rPr>
                <w:rFonts w:ascii="Times New Roman" w:hAnsi="Times New Roman"/>
                <w:sz w:val="22"/>
                <w:szCs w:val="22"/>
              </w:rPr>
              <w:br/>
              <w:t>- Cập nhật thông tin giới thiệu về công ty (Trang tĩnh, đơn giản)</w:t>
            </w:r>
            <w:r w:rsidRPr="00160B12">
              <w:rPr>
                <w:rFonts w:ascii="Times New Roman" w:hAnsi="Times New Roman"/>
                <w:sz w:val="22"/>
                <w:szCs w:val="22"/>
              </w:rPr>
              <w:br/>
            </w:r>
            <w:r w:rsidRPr="00160B12">
              <w:rPr>
                <w:rFonts w:ascii="Times New Roman" w:hAnsi="Times New Roman"/>
                <w:sz w:val="22"/>
                <w:szCs w:val="22"/>
              </w:rPr>
              <w:br/>
              <w:t>3. Dịch vụ</w:t>
            </w:r>
            <w:r w:rsidRPr="00160B12">
              <w:rPr>
                <w:rFonts w:ascii="Times New Roman" w:hAnsi="Times New Roman"/>
                <w:sz w:val="22"/>
                <w:szCs w:val="22"/>
              </w:rPr>
              <w:br/>
              <w:t>- Quản lý danh sách Dịch vụ</w:t>
            </w:r>
            <w:r w:rsidRPr="00160B12">
              <w:rPr>
                <w:rFonts w:ascii="Times New Roman" w:hAnsi="Times New Roman"/>
                <w:sz w:val="22"/>
                <w:szCs w:val="22"/>
              </w:rPr>
              <w:br/>
              <w:t>- Quản lý thông tin Dịch vụ</w:t>
            </w:r>
            <w:r w:rsidRPr="00160B12">
              <w:rPr>
                <w:rFonts w:ascii="Times New Roman" w:hAnsi="Times New Roman"/>
                <w:sz w:val="22"/>
                <w:szCs w:val="22"/>
              </w:rPr>
              <w:br/>
              <w:t>- Quản lý khách hàng đăng ký tư vấn Dịch vụ</w:t>
            </w:r>
            <w:r w:rsidRPr="00160B12">
              <w:rPr>
                <w:rFonts w:ascii="Times New Roman" w:hAnsi="Times New Roman"/>
                <w:sz w:val="22"/>
                <w:szCs w:val="22"/>
              </w:rPr>
              <w:br/>
            </w:r>
            <w:r w:rsidRPr="00160B12">
              <w:rPr>
                <w:rFonts w:ascii="Times New Roman" w:hAnsi="Times New Roman"/>
                <w:sz w:val="22"/>
                <w:szCs w:val="22"/>
              </w:rPr>
              <w:br/>
              <w:t>4. Quản lý Tin tức và sự kiện</w:t>
            </w:r>
            <w:r w:rsidRPr="00160B12">
              <w:rPr>
                <w:rFonts w:ascii="Times New Roman" w:hAnsi="Times New Roman"/>
                <w:sz w:val="22"/>
                <w:szCs w:val="22"/>
              </w:rPr>
              <w:br/>
              <w:t>- Thêm sửa xóa danh sách bài viết</w:t>
            </w:r>
            <w:r w:rsidRPr="00160B12">
              <w:rPr>
                <w:rFonts w:ascii="Times New Roman" w:hAnsi="Times New Roman"/>
                <w:sz w:val="22"/>
                <w:szCs w:val="22"/>
              </w:rPr>
              <w:br/>
            </w:r>
            <w:r w:rsidRPr="00160B12">
              <w:rPr>
                <w:rFonts w:ascii="Times New Roman" w:hAnsi="Times New Roman"/>
                <w:sz w:val="22"/>
                <w:szCs w:val="22"/>
              </w:rPr>
              <w:br/>
              <w:t>5. Quản lý thông tin liên hệ</w:t>
            </w:r>
            <w:r w:rsidRPr="00160B12">
              <w:rPr>
                <w:rFonts w:ascii="Times New Roman" w:hAnsi="Times New Roman"/>
                <w:sz w:val="22"/>
                <w:szCs w:val="22"/>
              </w:rPr>
              <w:br/>
              <w:t>- Cập nhập thông tin liên hệ của công ty</w:t>
            </w:r>
            <w:r w:rsidRPr="00160B12">
              <w:rPr>
                <w:rFonts w:ascii="Times New Roman" w:hAnsi="Times New Roman"/>
                <w:sz w:val="22"/>
                <w:szCs w:val="22"/>
              </w:rPr>
              <w:br/>
              <w:t>- Cập nhật Google Maps</w:t>
            </w:r>
            <w:r w:rsidRPr="00160B12">
              <w:rPr>
                <w:rFonts w:ascii="Times New Roman" w:hAnsi="Times New Roman"/>
                <w:sz w:val="22"/>
                <w:szCs w:val="22"/>
              </w:rPr>
              <w:br/>
            </w:r>
            <w:r w:rsidRPr="00160B12">
              <w:rPr>
                <w:rFonts w:ascii="Times New Roman" w:hAnsi="Times New Roman"/>
                <w:sz w:val="22"/>
                <w:szCs w:val="22"/>
              </w:rPr>
              <w:br/>
              <w:t>6. Trang tĩnh</w:t>
            </w:r>
            <w:r w:rsidRPr="00160B12">
              <w:rPr>
                <w:rFonts w:ascii="Times New Roman" w:hAnsi="Times New Roman"/>
                <w:sz w:val="22"/>
                <w:szCs w:val="22"/>
              </w:rPr>
              <w:br/>
              <w:t>- Thêm sửa xóa trang tĩnh (Chính sách đại lý, chính sách nhà phân phối, Bảng báo giá và chính sách bán hàng)</w:t>
            </w:r>
            <w:r w:rsidRPr="00160B12">
              <w:rPr>
                <w:rFonts w:ascii="Times New Roman" w:hAnsi="Times New Roman"/>
                <w:sz w:val="22"/>
                <w:szCs w:val="22"/>
              </w:rPr>
              <w:br/>
            </w:r>
            <w:r w:rsidRPr="00160B12">
              <w:rPr>
                <w:rFonts w:ascii="Times New Roman" w:hAnsi="Times New Roman"/>
                <w:sz w:val="22"/>
                <w:szCs w:val="22"/>
              </w:rPr>
              <w:br/>
              <w:t>7. Tính năng phổ biến</w:t>
            </w:r>
            <w:r w:rsidRPr="00160B12">
              <w:rPr>
                <w:rFonts w:ascii="Times New Roman" w:hAnsi="Times New Roman"/>
                <w:sz w:val="22"/>
                <w:szCs w:val="22"/>
              </w:rPr>
              <w:br/>
              <w:t>- Tìm kiếm bằng từ khóa</w:t>
            </w:r>
            <w:r w:rsidRPr="00160B12">
              <w:rPr>
                <w:rFonts w:ascii="Times New Roman" w:hAnsi="Times New Roman"/>
                <w:sz w:val="22"/>
                <w:szCs w:val="22"/>
              </w:rPr>
              <w:br/>
              <w:t>- Quản lý danh mục</w:t>
            </w:r>
          </w:p>
        </w:tc>
        <w:tc>
          <w:tcPr>
            <w:tcW w:w="1252" w:type="dxa"/>
            <w:tcBorders>
              <w:top w:val="nil"/>
              <w:left w:val="nil"/>
              <w:bottom w:val="nil"/>
              <w:right w:val="single" w:sz="4" w:space="0" w:color="000000"/>
            </w:tcBorders>
            <w:shd w:val="clear" w:color="auto" w:fill="FFFFFF" w:themeFill="background1"/>
            <w:vAlign w:val="center"/>
            <w:hideMark/>
          </w:tcPr>
          <w:p w14:paraId="05F944D7"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20C3980A" w14:textId="77777777" w:rsidTr="00160B12">
        <w:trPr>
          <w:trHeight w:val="256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6A606CF"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1.3</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A5FE33A"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Dịch vụ</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B9D127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3DA5CB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trị danh mục Dịch vụ</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B247BA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danh mục</w:t>
            </w:r>
          </w:p>
        </w:tc>
        <w:tc>
          <w:tcPr>
            <w:tcW w:w="2977" w:type="dxa"/>
            <w:tcBorders>
              <w:top w:val="nil"/>
              <w:left w:val="nil"/>
              <w:bottom w:val="single" w:sz="4" w:space="0" w:color="000000"/>
              <w:right w:val="nil"/>
            </w:tcBorders>
            <w:shd w:val="clear" w:color="auto" w:fill="FFFFFF" w:themeFill="background1"/>
            <w:vAlign w:val="center"/>
            <w:hideMark/>
          </w:tcPr>
          <w:p w14:paraId="51A889F6"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thực hiện các tác vụ cụ thể đối với danh sách:</w:t>
            </w:r>
            <w:r w:rsidRPr="00160B12">
              <w:rPr>
                <w:rFonts w:ascii="Times New Roman" w:hAnsi="Times New Roman"/>
                <w:i/>
                <w:iCs/>
                <w:sz w:val="22"/>
                <w:szCs w:val="22"/>
              </w:rPr>
              <w:br/>
            </w:r>
            <w:r w:rsidRPr="00160B12">
              <w:rPr>
                <w:rFonts w:ascii="Times New Roman" w:hAnsi="Times New Roman"/>
                <w:i/>
                <w:iCs/>
                <w:sz w:val="22"/>
                <w:szCs w:val="22"/>
              </w:rPr>
              <w:br/>
              <w:t>1. Xem danh sách với những cột thông tin cơ bản của danh mục</w:t>
            </w:r>
            <w:r w:rsidRPr="00160B12">
              <w:rPr>
                <w:rFonts w:ascii="Times New Roman" w:hAnsi="Times New Roman"/>
                <w:i/>
                <w:iCs/>
                <w:sz w:val="22"/>
                <w:szCs w:val="22"/>
              </w:rPr>
              <w:br/>
              <w:t>2. Tìm kiếm danh mục trong danh sách thông qua từ khoá khớp với tên</w:t>
            </w:r>
            <w:r w:rsidRPr="00160B12">
              <w:rPr>
                <w:rFonts w:ascii="Times New Roman" w:hAnsi="Times New Roman"/>
                <w:i/>
                <w:iCs/>
                <w:sz w:val="22"/>
                <w:szCs w:val="22"/>
              </w:rPr>
              <w:br/>
              <w:t>3. Lọc danh sách danh mục theo ngày tạo</w:t>
            </w:r>
            <w:r w:rsidRPr="00160B12">
              <w:rPr>
                <w:rFonts w:ascii="Times New Roman" w:hAnsi="Times New Roman"/>
                <w:i/>
                <w:iCs/>
                <w:sz w:val="22"/>
                <w:szCs w:val="22"/>
              </w:rPr>
              <w:br/>
              <w:t>4. Tạo mới danh mục</w:t>
            </w:r>
            <w:r w:rsidRPr="00160B12">
              <w:rPr>
                <w:rFonts w:ascii="Times New Roman" w:hAnsi="Times New Roman"/>
                <w:i/>
                <w:iCs/>
                <w:sz w:val="22"/>
                <w:szCs w:val="22"/>
              </w:rPr>
              <w:br/>
              <w:t>5. Chỉnh sửa thông tin danh mục</w:t>
            </w:r>
            <w:r w:rsidRPr="00160B12">
              <w:rPr>
                <w:rFonts w:ascii="Times New Roman" w:hAnsi="Times New Roman"/>
                <w:i/>
                <w:iCs/>
                <w:sz w:val="22"/>
                <w:szCs w:val="22"/>
              </w:rPr>
              <w:br/>
              <w:t>6. Ẩn/Hiển thị hoặc Xóa danh mục</w:t>
            </w:r>
          </w:p>
        </w:tc>
        <w:tc>
          <w:tcPr>
            <w:tcW w:w="125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C18978"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Diễn giải rõ hơn về các mục trong gói giới thiệu</w:t>
            </w:r>
          </w:p>
        </w:tc>
      </w:tr>
      <w:tr w:rsidR="00160B12" w:rsidRPr="00D73CEB" w14:paraId="2959B293" w14:textId="77777777" w:rsidTr="00160B12">
        <w:trPr>
          <w:trHeight w:val="320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AAC6A23"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3708487"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E98F147"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C6D2083"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18514C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danh mục</w:t>
            </w:r>
          </w:p>
        </w:tc>
        <w:tc>
          <w:tcPr>
            <w:tcW w:w="2977" w:type="dxa"/>
            <w:tcBorders>
              <w:top w:val="nil"/>
              <w:left w:val="nil"/>
              <w:bottom w:val="single" w:sz="4" w:space="0" w:color="000000"/>
              <w:right w:val="nil"/>
            </w:tcBorders>
            <w:shd w:val="clear" w:color="auto" w:fill="FFFFFF" w:themeFill="background1"/>
            <w:vAlign w:val="center"/>
            <w:hideMark/>
          </w:tcPr>
          <w:p w14:paraId="197A4825"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quản trị chi tiết danh mục bao gồm các trường thông tin sau:</w:t>
            </w:r>
            <w:r w:rsidRPr="00160B12">
              <w:rPr>
                <w:rFonts w:ascii="Times New Roman" w:hAnsi="Times New Roman"/>
                <w:i/>
                <w:iCs/>
                <w:sz w:val="22"/>
                <w:szCs w:val="22"/>
              </w:rPr>
              <w:br/>
            </w:r>
            <w:r w:rsidRPr="00160B12">
              <w:rPr>
                <w:rFonts w:ascii="Times New Roman" w:hAnsi="Times New Roman"/>
                <w:i/>
                <w:iCs/>
                <w:sz w:val="22"/>
                <w:szCs w:val="22"/>
              </w:rPr>
              <w:br/>
              <w:t>- Tên danh mục</w:t>
            </w:r>
            <w:r w:rsidRPr="00160B12">
              <w:rPr>
                <w:rFonts w:ascii="Times New Roman" w:hAnsi="Times New Roman"/>
                <w:i/>
                <w:iCs/>
                <w:sz w:val="22"/>
                <w:szCs w:val="22"/>
              </w:rPr>
              <w:br/>
              <w:t>- Slug (cấu trúc đường dẫn tới danh mục)</w:t>
            </w:r>
            <w:r w:rsidRPr="00160B12">
              <w:rPr>
                <w:rFonts w:ascii="Times New Roman" w:hAnsi="Times New Roman"/>
                <w:i/>
                <w:iCs/>
                <w:sz w:val="22"/>
                <w:szCs w:val="22"/>
              </w:rPr>
              <w:br/>
              <w:t>- Mô tả danh mục</w:t>
            </w:r>
            <w:r w:rsidRPr="00160B12">
              <w:rPr>
                <w:rFonts w:ascii="Times New Roman" w:hAnsi="Times New Roman"/>
                <w:i/>
                <w:iCs/>
                <w:sz w:val="22"/>
                <w:szCs w:val="22"/>
              </w:rPr>
              <w:br/>
              <w:t>- Cho phép gán danh mục cha</w:t>
            </w:r>
            <w:r w:rsidRPr="00160B12">
              <w:rPr>
                <w:rFonts w:ascii="Times New Roman" w:hAnsi="Times New Roman"/>
                <w:i/>
                <w:iCs/>
                <w:sz w:val="22"/>
                <w:szCs w:val="22"/>
              </w:rPr>
              <w:br/>
              <w:t>- Ảnh thumbnail</w:t>
            </w:r>
            <w:r w:rsidRPr="00160B12">
              <w:rPr>
                <w:rFonts w:ascii="Times New Roman" w:hAnsi="Times New Roman"/>
                <w:i/>
                <w:iCs/>
                <w:sz w:val="22"/>
                <w:szCs w:val="22"/>
              </w:rPr>
              <w:br/>
              <w:t>- Trạng thái hiển thị</w:t>
            </w:r>
            <w:r w:rsidRPr="00160B12">
              <w:rPr>
                <w:rFonts w:ascii="Times New Roman" w:hAnsi="Times New Roman"/>
                <w:i/>
                <w:iCs/>
                <w:sz w:val="22"/>
                <w:szCs w:val="22"/>
              </w:rPr>
              <w:br/>
              <w:t>- Thứ tự sắp xếp</w:t>
            </w:r>
            <w:r w:rsidRPr="00160B12">
              <w:rPr>
                <w:rFonts w:ascii="Times New Roman" w:hAnsi="Times New Roman"/>
                <w:i/>
                <w:iCs/>
                <w:sz w:val="22"/>
                <w:szCs w:val="22"/>
              </w:rPr>
              <w:br/>
              <w:t>- Xác định các thuộc tính đi kèm với danh mục (Sử dụng dữ liệu từ module Thuộc tính)</w:t>
            </w:r>
          </w:p>
        </w:tc>
        <w:tc>
          <w:tcPr>
            <w:tcW w:w="1252"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2E7C0D" w14:textId="77777777" w:rsidR="00160B12" w:rsidRPr="00160B12" w:rsidRDefault="00160B12" w:rsidP="00160B12">
            <w:pPr>
              <w:rPr>
                <w:rFonts w:ascii="Times New Roman" w:hAnsi="Times New Roman"/>
                <w:sz w:val="22"/>
                <w:szCs w:val="22"/>
              </w:rPr>
            </w:pPr>
          </w:p>
        </w:tc>
      </w:tr>
      <w:tr w:rsidR="00160B12" w:rsidRPr="00D73CEB" w14:paraId="1C5ADA07" w14:textId="77777777" w:rsidTr="00160B12">
        <w:trPr>
          <w:trHeight w:val="288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1247F8D"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03E4660" w14:textId="77777777" w:rsidR="00160B12" w:rsidRPr="00160B12" w:rsidRDefault="00160B12" w:rsidP="00160B12">
            <w:pPr>
              <w:outlineLvl w:val="0"/>
              <w:rPr>
                <w:rFonts w:ascii="Times New Roman" w:hAnsi="Times New Roman"/>
                <w:b/>
                <w:bCs/>
                <w:sz w:val="22"/>
                <w:szCs w:val="22"/>
              </w:rPr>
            </w:pP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01E97F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0B9607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trị Dịch vụ</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2B748E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Dịch vụ</w:t>
            </w:r>
          </w:p>
        </w:tc>
        <w:tc>
          <w:tcPr>
            <w:tcW w:w="2977" w:type="dxa"/>
            <w:tcBorders>
              <w:top w:val="nil"/>
              <w:left w:val="nil"/>
              <w:bottom w:val="single" w:sz="4" w:space="0" w:color="000000"/>
              <w:right w:val="nil"/>
            </w:tcBorders>
            <w:shd w:val="clear" w:color="auto" w:fill="FFFFFF" w:themeFill="background1"/>
            <w:vAlign w:val="center"/>
            <w:hideMark/>
          </w:tcPr>
          <w:p w14:paraId="2C74367C"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thực hiện các tác vụ cụ thể đối với danh sách:</w:t>
            </w:r>
            <w:r w:rsidRPr="00160B12">
              <w:rPr>
                <w:rFonts w:ascii="Times New Roman" w:hAnsi="Times New Roman"/>
                <w:i/>
                <w:iCs/>
                <w:sz w:val="22"/>
                <w:szCs w:val="22"/>
              </w:rPr>
              <w:br/>
            </w:r>
            <w:r w:rsidRPr="00160B12">
              <w:rPr>
                <w:rFonts w:ascii="Times New Roman" w:hAnsi="Times New Roman"/>
                <w:i/>
                <w:iCs/>
                <w:sz w:val="22"/>
                <w:szCs w:val="22"/>
              </w:rPr>
              <w:br/>
              <w:t>1. Xem danh sách với những cột thông tin cơ bản của Dịch vụ</w:t>
            </w:r>
            <w:r w:rsidRPr="00160B12">
              <w:rPr>
                <w:rFonts w:ascii="Times New Roman" w:hAnsi="Times New Roman"/>
                <w:i/>
                <w:iCs/>
                <w:sz w:val="22"/>
                <w:szCs w:val="22"/>
              </w:rPr>
              <w:br/>
              <w:t>2. Tìm kiếm Dịch vụ trong danh sách thông qua từ khoá khớp với tên</w:t>
            </w:r>
            <w:r w:rsidRPr="00160B12">
              <w:rPr>
                <w:rFonts w:ascii="Times New Roman" w:hAnsi="Times New Roman"/>
                <w:i/>
                <w:iCs/>
                <w:sz w:val="22"/>
                <w:szCs w:val="22"/>
              </w:rPr>
              <w:br/>
              <w:t>3. Lọc danh sách Dịch vụ theo danh mục chứa Dịch vụ, theo ngày tạo</w:t>
            </w:r>
            <w:r w:rsidRPr="00160B12">
              <w:rPr>
                <w:rFonts w:ascii="Times New Roman" w:hAnsi="Times New Roman"/>
                <w:i/>
                <w:iCs/>
                <w:sz w:val="22"/>
                <w:szCs w:val="22"/>
              </w:rPr>
              <w:br/>
              <w:t>4. Tạo mới Dịch vụ</w:t>
            </w:r>
            <w:r w:rsidRPr="00160B12">
              <w:rPr>
                <w:rFonts w:ascii="Times New Roman" w:hAnsi="Times New Roman"/>
                <w:i/>
                <w:iCs/>
                <w:sz w:val="22"/>
                <w:szCs w:val="22"/>
              </w:rPr>
              <w:br/>
              <w:t>5. Chỉnh sửa chi tiết Dịch vụ</w:t>
            </w:r>
            <w:r w:rsidRPr="00160B12">
              <w:rPr>
                <w:rFonts w:ascii="Times New Roman" w:hAnsi="Times New Roman"/>
                <w:i/>
                <w:iCs/>
                <w:sz w:val="22"/>
                <w:szCs w:val="22"/>
              </w:rPr>
              <w:br/>
              <w:t>6. Cho phép highlight Dịch vụ ngoài Homepage</w:t>
            </w:r>
            <w:r w:rsidRPr="00160B12">
              <w:rPr>
                <w:rFonts w:ascii="Times New Roman" w:hAnsi="Times New Roman"/>
                <w:i/>
                <w:iCs/>
                <w:sz w:val="22"/>
                <w:szCs w:val="22"/>
              </w:rPr>
              <w:br/>
              <w:t>7. Ẩn/Hiển thị hoặc Xóa Dịch vụ</w:t>
            </w:r>
          </w:p>
        </w:tc>
        <w:tc>
          <w:tcPr>
            <w:tcW w:w="1252"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5B0852" w14:textId="77777777" w:rsidR="00160B12" w:rsidRPr="00160B12" w:rsidRDefault="00160B12" w:rsidP="00160B12">
            <w:pPr>
              <w:rPr>
                <w:rFonts w:ascii="Times New Roman" w:hAnsi="Times New Roman"/>
                <w:sz w:val="22"/>
                <w:szCs w:val="22"/>
              </w:rPr>
            </w:pPr>
          </w:p>
        </w:tc>
      </w:tr>
      <w:tr w:rsidR="00160B12" w:rsidRPr="00D73CEB" w14:paraId="1D44964A" w14:textId="77777777" w:rsidTr="00160B12">
        <w:trPr>
          <w:trHeight w:val="384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46B06C6"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8EFC32A"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11F13B4"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043942B"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B97FCC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Dịch vụ</w:t>
            </w:r>
          </w:p>
        </w:tc>
        <w:tc>
          <w:tcPr>
            <w:tcW w:w="2977" w:type="dxa"/>
            <w:tcBorders>
              <w:top w:val="nil"/>
              <w:left w:val="nil"/>
              <w:bottom w:val="single" w:sz="4" w:space="0" w:color="000000"/>
              <w:right w:val="nil"/>
            </w:tcBorders>
            <w:shd w:val="clear" w:color="auto" w:fill="FFFFFF" w:themeFill="background1"/>
            <w:vAlign w:val="center"/>
            <w:hideMark/>
          </w:tcPr>
          <w:p w14:paraId="10CA33BF"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quản trị chi tiết Dịch vụ bao gồm các trường thông tin sau:</w:t>
            </w:r>
            <w:r w:rsidRPr="00160B12">
              <w:rPr>
                <w:rFonts w:ascii="Times New Roman" w:hAnsi="Times New Roman"/>
                <w:i/>
                <w:iCs/>
                <w:sz w:val="22"/>
                <w:szCs w:val="22"/>
              </w:rPr>
              <w:br/>
            </w:r>
            <w:r w:rsidRPr="00160B12">
              <w:rPr>
                <w:rFonts w:ascii="Times New Roman" w:hAnsi="Times New Roman"/>
                <w:i/>
                <w:iCs/>
                <w:sz w:val="22"/>
                <w:szCs w:val="22"/>
              </w:rPr>
              <w:br/>
              <w:t>- Tên Dịch vụ</w:t>
            </w:r>
            <w:r w:rsidRPr="00160B12">
              <w:rPr>
                <w:rFonts w:ascii="Times New Roman" w:hAnsi="Times New Roman"/>
                <w:i/>
                <w:iCs/>
                <w:sz w:val="22"/>
                <w:szCs w:val="22"/>
              </w:rPr>
              <w:br/>
              <w:t>- Mã Dịch vụ (SKU)</w:t>
            </w:r>
            <w:r w:rsidRPr="00160B12">
              <w:rPr>
                <w:rFonts w:ascii="Times New Roman" w:hAnsi="Times New Roman"/>
                <w:i/>
                <w:iCs/>
                <w:sz w:val="22"/>
                <w:szCs w:val="22"/>
              </w:rPr>
              <w:br/>
              <w:t>- Mô tả ngắn</w:t>
            </w:r>
            <w:r w:rsidRPr="00160B12">
              <w:rPr>
                <w:rFonts w:ascii="Times New Roman" w:hAnsi="Times New Roman"/>
                <w:i/>
                <w:iCs/>
                <w:sz w:val="22"/>
                <w:szCs w:val="22"/>
              </w:rPr>
              <w:br/>
              <w:t>- Thông tin chi tiết về Dịch vụ</w:t>
            </w:r>
            <w:r w:rsidRPr="00160B12">
              <w:rPr>
                <w:rFonts w:ascii="Times New Roman" w:hAnsi="Times New Roman"/>
                <w:i/>
                <w:iCs/>
                <w:sz w:val="22"/>
                <w:szCs w:val="22"/>
              </w:rPr>
              <w:br/>
              <w:t>- Xác định danh mục chứa Dịch vụ</w:t>
            </w:r>
            <w:r w:rsidRPr="00160B12">
              <w:rPr>
                <w:rFonts w:ascii="Times New Roman" w:hAnsi="Times New Roman"/>
                <w:i/>
                <w:iCs/>
                <w:sz w:val="22"/>
                <w:szCs w:val="22"/>
              </w:rPr>
              <w:br/>
              <w:t>- Mô tả đặc tính (Nhóm thuộc tính được đi kèm theo danh mục đã chọn)</w:t>
            </w:r>
            <w:r w:rsidRPr="00160B12">
              <w:rPr>
                <w:rFonts w:ascii="Times New Roman" w:hAnsi="Times New Roman"/>
                <w:i/>
                <w:iCs/>
                <w:sz w:val="22"/>
                <w:szCs w:val="22"/>
              </w:rPr>
              <w:br/>
              <w:t>- Thêm danh sách ảnh của Dịch vụ</w:t>
            </w:r>
            <w:r w:rsidRPr="00160B12">
              <w:rPr>
                <w:rFonts w:ascii="Times New Roman" w:hAnsi="Times New Roman"/>
                <w:i/>
                <w:iCs/>
                <w:sz w:val="22"/>
                <w:szCs w:val="22"/>
              </w:rPr>
              <w:br/>
              <w:t>- Tag Dịch vụ</w:t>
            </w:r>
            <w:r w:rsidRPr="00160B12">
              <w:rPr>
                <w:rFonts w:ascii="Times New Roman" w:hAnsi="Times New Roman"/>
                <w:i/>
                <w:iCs/>
                <w:sz w:val="22"/>
                <w:szCs w:val="22"/>
              </w:rPr>
              <w:br/>
              <w:t>- Trạng thái hiển thị</w:t>
            </w:r>
            <w:r w:rsidRPr="00160B12">
              <w:rPr>
                <w:rFonts w:ascii="Times New Roman" w:hAnsi="Times New Roman"/>
                <w:i/>
                <w:iCs/>
                <w:sz w:val="22"/>
                <w:szCs w:val="22"/>
              </w:rPr>
              <w:br/>
              <w:t>- Thứ tự sắp xếp</w:t>
            </w:r>
          </w:p>
        </w:tc>
        <w:tc>
          <w:tcPr>
            <w:tcW w:w="1252"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82FCFD3" w14:textId="77777777" w:rsidR="00160B12" w:rsidRPr="00160B12" w:rsidRDefault="00160B12" w:rsidP="00160B12">
            <w:pPr>
              <w:rPr>
                <w:rFonts w:ascii="Times New Roman" w:hAnsi="Times New Roman"/>
                <w:sz w:val="22"/>
                <w:szCs w:val="22"/>
              </w:rPr>
            </w:pPr>
          </w:p>
        </w:tc>
      </w:tr>
      <w:tr w:rsidR="00160B12" w:rsidRPr="00D73CEB" w14:paraId="49D56BB2" w14:textId="77777777" w:rsidTr="00160B12">
        <w:trPr>
          <w:trHeight w:val="256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B46570B"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lastRenderedPageBreak/>
              <w:t>1.4</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48629C0"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Quản trị Tin tức</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9FC5BD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15BACE1"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5041DE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danh mục</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49FC5C3F"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thực hiện các tác vụ cụ thể đối với danh sách:</w:t>
            </w:r>
            <w:r w:rsidRPr="00160B12">
              <w:rPr>
                <w:rFonts w:ascii="Times New Roman" w:hAnsi="Times New Roman"/>
                <w:i/>
                <w:iCs/>
                <w:sz w:val="22"/>
                <w:szCs w:val="22"/>
              </w:rPr>
              <w:br/>
            </w:r>
            <w:r w:rsidRPr="00160B12">
              <w:rPr>
                <w:rFonts w:ascii="Times New Roman" w:hAnsi="Times New Roman"/>
                <w:i/>
                <w:iCs/>
                <w:sz w:val="22"/>
                <w:szCs w:val="22"/>
              </w:rPr>
              <w:br/>
              <w:t>1. Xem danh sách với những cột thông tin cơ bản của danh mục</w:t>
            </w:r>
            <w:r w:rsidRPr="00160B12">
              <w:rPr>
                <w:rFonts w:ascii="Times New Roman" w:hAnsi="Times New Roman"/>
                <w:i/>
                <w:iCs/>
                <w:sz w:val="22"/>
                <w:szCs w:val="22"/>
              </w:rPr>
              <w:br/>
              <w:t>2. Tìm kiếm danh mục trong danh sách thông qua từ khoá khớp với tên</w:t>
            </w:r>
            <w:r w:rsidRPr="00160B12">
              <w:rPr>
                <w:rFonts w:ascii="Times New Roman" w:hAnsi="Times New Roman"/>
                <w:i/>
                <w:iCs/>
                <w:sz w:val="22"/>
                <w:szCs w:val="22"/>
              </w:rPr>
              <w:br/>
              <w:t>3. Lọc danh sách danh mục theo ngày tạo</w:t>
            </w:r>
            <w:r w:rsidRPr="00160B12">
              <w:rPr>
                <w:rFonts w:ascii="Times New Roman" w:hAnsi="Times New Roman"/>
                <w:i/>
                <w:iCs/>
                <w:sz w:val="22"/>
                <w:szCs w:val="22"/>
              </w:rPr>
              <w:br/>
              <w:t>4. Tạo mới danh mục</w:t>
            </w:r>
            <w:r w:rsidRPr="00160B12">
              <w:rPr>
                <w:rFonts w:ascii="Times New Roman" w:hAnsi="Times New Roman"/>
                <w:i/>
                <w:iCs/>
                <w:sz w:val="22"/>
                <w:szCs w:val="22"/>
              </w:rPr>
              <w:br/>
              <w:t>5. Chỉnh sửa thông tin danh mục</w:t>
            </w:r>
            <w:r w:rsidRPr="00160B12">
              <w:rPr>
                <w:rFonts w:ascii="Times New Roman" w:hAnsi="Times New Roman"/>
                <w:i/>
                <w:iCs/>
                <w:sz w:val="22"/>
                <w:szCs w:val="22"/>
              </w:rPr>
              <w:br/>
              <w:t>6. Ẩn/Hiển thị hoặc Xóa danh mục</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16BA63D"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Diễn giải rõ hơn về các mục trong gói giới thiệu</w:t>
            </w:r>
          </w:p>
        </w:tc>
      </w:tr>
      <w:tr w:rsidR="00160B12" w:rsidRPr="00D73CEB" w14:paraId="18EE9EC1" w14:textId="77777777" w:rsidTr="00160B12">
        <w:trPr>
          <w:trHeight w:val="288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B91571F"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1C7F05E"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E5D1126"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367D831"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1DD8D2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danh mục</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B7D7B65"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quản trị chi tiết danh mục bao gồm các trường thông tin sau:</w:t>
            </w:r>
            <w:r w:rsidRPr="00160B12">
              <w:rPr>
                <w:rFonts w:ascii="Times New Roman" w:hAnsi="Times New Roman"/>
                <w:i/>
                <w:iCs/>
                <w:sz w:val="22"/>
                <w:szCs w:val="22"/>
              </w:rPr>
              <w:br/>
            </w:r>
            <w:r w:rsidRPr="00160B12">
              <w:rPr>
                <w:rFonts w:ascii="Times New Roman" w:hAnsi="Times New Roman"/>
                <w:i/>
                <w:iCs/>
                <w:sz w:val="22"/>
                <w:szCs w:val="22"/>
              </w:rPr>
              <w:br/>
              <w:t>- Tên danh mục</w:t>
            </w:r>
            <w:r w:rsidRPr="00160B12">
              <w:rPr>
                <w:rFonts w:ascii="Times New Roman" w:hAnsi="Times New Roman"/>
                <w:i/>
                <w:iCs/>
                <w:sz w:val="22"/>
                <w:szCs w:val="22"/>
              </w:rPr>
              <w:br/>
              <w:t>- Slug (cấu trúc đường dẫn tới danh mục)</w:t>
            </w:r>
            <w:r w:rsidRPr="00160B12">
              <w:rPr>
                <w:rFonts w:ascii="Times New Roman" w:hAnsi="Times New Roman"/>
                <w:i/>
                <w:iCs/>
                <w:sz w:val="22"/>
                <w:szCs w:val="22"/>
              </w:rPr>
              <w:br/>
              <w:t>- Mô tả danh mục</w:t>
            </w:r>
            <w:r w:rsidRPr="00160B12">
              <w:rPr>
                <w:rFonts w:ascii="Times New Roman" w:hAnsi="Times New Roman"/>
                <w:i/>
                <w:iCs/>
                <w:sz w:val="22"/>
                <w:szCs w:val="22"/>
              </w:rPr>
              <w:br/>
              <w:t>- Cho phép gán danh mục cha</w:t>
            </w:r>
            <w:r w:rsidRPr="00160B12">
              <w:rPr>
                <w:rFonts w:ascii="Times New Roman" w:hAnsi="Times New Roman"/>
                <w:i/>
                <w:iCs/>
                <w:sz w:val="22"/>
                <w:szCs w:val="22"/>
              </w:rPr>
              <w:br/>
              <w:t>- Ảnh thumbnail</w:t>
            </w:r>
            <w:r w:rsidRPr="00160B12">
              <w:rPr>
                <w:rFonts w:ascii="Times New Roman" w:hAnsi="Times New Roman"/>
                <w:i/>
                <w:iCs/>
                <w:sz w:val="22"/>
                <w:szCs w:val="22"/>
              </w:rPr>
              <w:br/>
              <w:t>- Trạng thái hiển thị</w:t>
            </w:r>
            <w:r w:rsidRPr="00160B12">
              <w:rPr>
                <w:rFonts w:ascii="Times New Roman" w:hAnsi="Times New Roman"/>
                <w:i/>
                <w:iCs/>
                <w:sz w:val="22"/>
                <w:szCs w:val="22"/>
              </w:rPr>
              <w:br/>
              <w:t>- Thứ tự sắp xếp</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7F3A430" w14:textId="77777777" w:rsidR="00160B12" w:rsidRPr="00160B12" w:rsidRDefault="00160B12" w:rsidP="00160B12">
            <w:pPr>
              <w:rPr>
                <w:rFonts w:ascii="Times New Roman" w:hAnsi="Times New Roman"/>
                <w:sz w:val="22"/>
                <w:szCs w:val="22"/>
              </w:rPr>
            </w:pPr>
          </w:p>
        </w:tc>
      </w:tr>
      <w:tr w:rsidR="00160B12" w:rsidRPr="00D73CEB" w14:paraId="441AE7BC" w14:textId="77777777" w:rsidTr="00160B12">
        <w:trPr>
          <w:trHeight w:val="256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54D195F"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9D32163"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3B49E91"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3340515"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7DB3B96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bài viết</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72DC0519"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thực hiện các tác vụ cụ thể đối với danh sách:</w:t>
            </w:r>
            <w:r w:rsidRPr="00160B12">
              <w:rPr>
                <w:rFonts w:ascii="Times New Roman" w:hAnsi="Times New Roman"/>
                <w:i/>
                <w:iCs/>
                <w:sz w:val="22"/>
                <w:szCs w:val="22"/>
              </w:rPr>
              <w:br/>
            </w:r>
            <w:r w:rsidRPr="00160B12">
              <w:rPr>
                <w:rFonts w:ascii="Times New Roman" w:hAnsi="Times New Roman"/>
                <w:i/>
                <w:iCs/>
                <w:sz w:val="22"/>
                <w:szCs w:val="22"/>
              </w:rPr>
              <w:br/>
              <w:t>1. Xem danh sách với những cột thông tin cơ bản của tin bài</w:t>
            </w:r>
            <w:r w:rsidRPr="00160B12">
              <w:rPr>
                <w:rFonts w:ascii="Times New Roman" w:hAnsi="Times New Roman"/>
                <w:i/>
                <w:iCs/>
                <w:sz w:val="22"/>
                <w:szCs w:val="22"/>
              </w:rPr>
              <w:br/>
              <w:t>2. Tìm kiếm bài viết trong danh sách thông qua từ khoá khớp với tên</w:t>
            </w:r>
            <w:r w:rsidRPr="00160B12">
              <w:rPr>
                <w:rFonts w:ascii="Times New Roman" w:hAnsi="Times New Roman"/>
                <w:i/>
                <w:iCs/>
                <w:sz w:val="22"/>
                <w:szCs w:val="22"/>
              </w:rPr>
              <w:br/>
              <w:t>3. Lọc danh sách bài viết theo ngày tạo, danh mục chứa</w:t>
            </w:r>
            <w:r w:rsidRPr="00160B12">
              <w:rPr>
                <w:rFonts w:ascii="Times New Roman" w:hAnsi="Times New Roman"/>
                <w:i/>
                <w:iCs/>
                <w:sz w:val="22"/>
                <w:szCs w:val="22"/>
              </w:rPr>
              <w:br/>
              <w:t>4. Tạo mới bài viết</w:t>
            </w:r>
            <w:r w:rsidRPr="00160B12">
              <w:rPr>
                <w:rFonts w:ascii="Times New Roman" w:hAnsi="Times New Roman"/>
                <w:i/>
                <w:iCs/>
                <w:sz w:val="22"/>
                <w:szCs w:val="22"/>
              </w:rPr>
              <w:br/>
              <w:t>5. Chỉnh sửa bài viết</w:t>
            </w:r>
            <w:r w:rsidRPr="00160B12">
              <w:rPr>
                <w:rFonts w:ascii="Times New Roman" w:hAnsi="Times New Roman"/>
                <w:i/>
                <w:iCs/>
                <w:sz w:val="22"/>
                <w:szCs w:val="22"/>
              </w:rPr>
              <w:br/>
              <w:t>6. Ẩn/Hiển thị hoặc Xóa bài viết</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DBC83D8" w14:textId="77777777" w:rsidR="00160B12" w:rsidRPr="00160B12" w:rsidRDefault="00160B12" w:rsidP="00160B12">
            <w:pPr>
              <w:rPr>
                <w:rFonts w:ascii="Times New Roman" w:hAnsi="Times New Roman"/>
                <w:sz w:val="22"/>
                <w:szCs w:val="22"/>
              </w:rPr>
            </w:pPr>
          </w:p>
        </w:tc>
      </w:tr>
      <w:tr w:rsidR="00160B12" w:rsidRPr="00D73CEB" w14:paraId="44EB8604" w14:textId="77777777" w:rsidTr="00160B12">
        <w:trPr>
          <w:trHeight w:val="384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738F149"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E8D5D21"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03A8C23"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11EE9B0"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49F7F00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Chi tiết bài viết</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47BF6C4B"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quản trị chi tiết bài viết bao gồm các trường thông tin sau:</w:t>
            </w:r>
            <w:r w:rsidRPr="00160B12">
              <w:rPr>
                <w:rFonts w:ascii="Times New Roman" w:hAnsi="Times New Roman"/>
                <w:i/>
                <w:iCs/>
                <w:sz w:val="22"/>
                <w:szCs w:val="22"/>
              </w:rPr>
              <w:br/>
            </w:r>
            <w:r w:rsidRPr="00160B12">
              <w:rPr>
                <w:rFonts w:ascii="Times New Roman" w:hAnsi="Times New Roman"/>
                <w:i/>
                <w:iCs/>
                <w:sz w:val="22"/>
                <w:szCs w:val="22"/>
              </w:rPr>
              <w:br/>
              <w:t>- Tên bài viết</w:t>
            </w:r>
            <w:r w:rsidRPr="00160B12">
              <w:rPr>
                <w:rFonts w:ascii="Times New Roman" w:hAnsi="Times New Roman"/>
                <w:i/>
                <w:iCs/>
                <w:sz w:val="22"/>
                <w:szCs w:val="22"/>
              </w:rPr>
              <w:br/>
              <w:t>- Slug (cấu trúc đường dẫn tới danh mục)</w:t>
            </w:r>
            <w:r w:rsidRPr="00160B12">
              <w:rPr>
                <w:rFonts w:ascii="Times New Roman" w:hAnsi="Times New Roman"/>
                <w:i/>
                <w:iCs/>
                <w:sz w:val="22"/>
                <w:szCs w:val="22"/>
              </w:rPr>
              <w:br/>
              <w:t>- Mô tả ngắn</w:t>
            </w:r>
            <w:r w:rsidRPr="00160B12">
              <w:rPr>
                <w:rFonts w:ascii="Times New Roman" w:hAnsi="Times New Roman"/>
                <w:i/>
                <w:iCs/>
                <w:sz w:val="22"/>
                <w:szCs w:val="22"/>
              </w:rPr>
              <w:br/>
              <w:t>- Chi tiết nội dung bài viết</w:t>
            </w:r>
            <w:r w:rsidRPr="00160B12">
              <w:rPr>
                <w:rFonts w:ascii="Times New Roman" w:hAnsi="Times New Roman"/>
                <w:i/>
                <w:iCs/>
                <w:sz w:val="22"/>
                <w:szCs w:val="22"/>
              </w:rPr>
              <w:br/>
              <w:t>- Xác định danh mục hiển thị bài viết</w:t>
            </w:r>
            <w:r w:rsidRPr="00160B12">
              <w:rPr>
                <w:rFonts w:ascii="Times New Roman" w:hAnsi="Times New Roman"/>
                <w:i/>
                <w:iCs/>
                <w:sz w:val="22"/>
                <w:szCs w:val="22"/>
              </w:rPr>
              <w:br/>
              <w:t>- Hẹn giờ hiển thị</w:t>
            </w:r>
            <w:r w:rsidRPr="00160B12">
              <w:rPr>
                <w:rFonts w:ascii="Times New Roman" w:hAnsi="Times New Roman"/>
                <w:i/>
                <w:iCs/>
                <w:sz w:val="22"/>
                <w:szCs w:val="22"/>
              </w:rPr>
              <w:br/>
              <w:t>- Ảnh thumbnail</w:t>
            </w:r>
            <w:r w:rsidRPr="00160B12">
              <w:rPr>
                <w:rFonts w:ascii="Times New Roman" w:hAnsi="Times New Roman"/>
                <w:i/>
                <w:iCs/>
                <w:sz w:val="22"/>
                <w:szCs w:val="22"/>
              </w:rPr>
              <w:br/>
              <w:t>- Trạng thái hiển thị</w:t>
            </w:r>
            <w:r w:rsidRPr="00160B12">
              <w:rPr>
                <w:rFonts w:ascii="Times New Roman" w:hAnsi="Times New Roman"/>
                <w:i/>
                <w:iCs/>
                <w:sz w:val="22"/>
                <w:szCs w:val="22"/>
              </w:rPr>
              <w:br/>
              <w:t>- Thứ tự sắp xếp</w:t>
            </w:r>
            <w:r w:rsidRPr="00160B12">
              <w:rPr>
                <w:rFonts w:ascii="Times New Roman" w:hAnsi="Times New Roman"/>
                <w:i/>
                <w:iCs/>
                <w:sz w:val="22"/>
                <w:szCs w:val="22"/>
              </w:rPr>
              <w:br/>
              <w:t>- Các thông tin hỗ trợ SEO</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5AA64D9" w14:textId="77777777" w:rsidR="00160B12" w:rsidRPr="00160B12" w:rsidRDefault="00160B12" w:rsidP="00160B12">
            <w:pPr>
              <w:rPr>
                <w:rFonts w:ascii="Times New Roman" w:hAnsi="Times New Roman"/>
                <w:sz w:val="22"/>
                <w:szCs w:val="22"/>
              </w:rPr>
            </w:pPr>
          </w:p>
        </w:tc>
      </w:tr>
      <w:tr w:rsidR="00160B12" w:rsidRPr="00D73CEB" w14:paraId="61D8934B" w14:textId="77777777" w:rsidTr="00160B12">
        <w:trPr>
          <w:trHeight w:val="64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A810F3D"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1.5</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4324B15"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Liên hệ</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877601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6AEF93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19AEA1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lý thông tin liên hệ</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F12BEDB"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và user được phân quyển chỉnh sửa nội dung dưới dạng text, ảnh, video (nhúng), file...theo cấu trúc của trang liên hệ</w:t>
            </w:r>
          </w:p>
        </w:tc>
        <w:tc>
          <w:tcPr>
            <w:tcW w:w="125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D30BD3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Diễn giải rõ hơn về các mục trong gói giới thiệu</w:t>
            </w:r>
          </w:p>
        </w:tc>
      </w:tr>
      <w:tr w:rsidR="00160B12" w:rsidRPr="00D73CEB" w14:paraId="52648DF7"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C977EAF"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AE3E2A1"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37A1946"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E2863BA"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2E86B37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Google Maps</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00A05885"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và user được phân quyển nhúng mã Google Maps do Google cung cấp theo địa chỉ khách hàng</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27089D6" w14:textId="77777777" w:rsidR="00160B12" w:rsidRPr="00160B12" w:rsidRDefault="00160B12" w:rsidP="00160B12">
            <w:pPr>
              <w:rPr>
                <w:rFonts w:ascii="Times New Roman" w:hAnsi="Times New Roman"/>
                <w:sz w:val="22"/>
                <w:szCs w:val="22"/>
              </w:rPr>
            </w:pPr>
          </w:p>
        </w:tc>
      </w:tr>
      <w:tr w:rsidR="00160B12" w:rsidRPr="00D73CEB" w14:paraId="40AA28F7"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6A71D0C"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412557E"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E666743"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99460C9"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C51EAF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lý thông tin khách điền thông tin vào form</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4DB0E24C"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và user được phân quyển xem thông tin, xuất file excel thông tin mà khách hàng điền vào form</w:t>
            </w:r>
          </w:p>
        </w:tc>
        <w:tc>
          <w:tcPr>
            <w:tcW w:w="125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5E65727" w14:textId="77777777" w:rsidR="00160B12" w:rsidRPr="00160B12" w:rsidRDefault="00160B12" w:rsidP="00160B12">
            <w:pPr>
              <w:rPr>
                <w:rFonts w:ascii="Times New Roman" w:hAnsi="Times New Roman"/>
                <w:sz w:val="22"/>
                <w:szCs w:val="22"/>
              </w:rPr>
            </w:pPr>
          </w:p>
        </w:tc>
      </w:tr>
      <w:tr w:rsidR="00160B12" w:rsidRPr="00D73CEB" w14:paraId="07451DEE" w14:textId="77777777" w:rsidTr="00160B12">
        <w:trPr>
          <w:trHeight w:val="31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AF2759A"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2</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296880A"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Giới thiệu nâng cao</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3ED9B1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D6452D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Giới thiệu về ALMA P.R.C</w:t>
            </w:r>
          </w:p>
        </w:tc>
        <w:tc>
          <w:tcPr>
            <w:tcW w:w="1075" w:type="dxa"/>
            <w:tcBorders>
              <w:top w:val="nil"/>
              <w:left w:val="nil"/>
              <w:bottom w:val="single" w:sz="4" w:space="0" w:color="000000"/>
              <w:right w:val="nil"/>
            </w:tcBorders>
            <w:shd w:val="clear" w:color="auto" w:fill="FFFFFF" w:themeFill="background1"/>
            <w:vAlign w:val="center"/>
            <w:hideMark/>
          </w:tcPr>
          <w:p w14:paraId="1CCB01D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Giới thiệu chung</w:t>
            </w:r>
          </w:p>
        </w:tc>
        <w:tc>
          <w:tcPr>
            <w:tcW w:w="2977" w:type="dxa"/>
            <w:tcBorders>
              <w:top w:val="nil"/>
              <w:left w:val="single" w:sz="4" w:space="0" w:color="000000"/>
              <w:bottom w:val="single" w:sz="4" w:space="0" w:color="000000"/>
              <w:right w:val="nil"/>
            </w:tcBorders>
            <w:shd w:val="clear" w:color="auto" w:fill="FFFFFF" w:themeFill="background1"/>
            <w:vAlign w:val="center"/>
            <w:hideMark/>
          </w:tcPr>
          <w:p w14:paraId="3313232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Chỉnh sửa nội dung trang theo cấu trúc giao diện thiết kế </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00383490"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3B9DE0AB"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199EDFC"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94B9915"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43C7C39"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F765AA0"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nil"/>
            </w:tcBorders>
            <w:shd w:val="clear" w:color="auto" w:fill="FFFFFF" w:themeFill="background1"/>
            <w:vAlign w:val="center"/>
            <w:hideMark/>
          </w:tcPr>
          <w:p w14:paraId="4A7F5662"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Tầm nhìn - sứ mệnh - giá trị</w:t>
            </w:r>
          </w:p>
        </w:tc>
        <w:tc>
          <w:tcPr>
            <w:tcW w:w="2977" w:type="dxa"/>
            <w:tcBorders>
              <w:top w:val="nil"/>
              <w:left w:val="single" w:sz="4" w:space="0" w:color="000000"/>
              <w:bottom w:val="single" w:sz="4" w:space="0" w:color="000000"/>
              <w:right w:val="nil"/>
            </w:tcBorders>
            <w:shd w:val="clear" w:color="auto" w:fill="FFFFFF" w:themeFill="background1"/>
            <w:vAlign w:val="center"/>
            <w:hideMark/>
          </w:tcPr>
          <w:p w14:paraId="1221D88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Chỉnh sửa nội dung trang theo cấu trúc giao diện thiết kế </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377C6E3D"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78A48074" w14:textId="77777777" w:rsidTr="00160B12">
        <w:trPr>
          <w:trHeight w:val="623"/>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C0D70A"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B066916"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FFA2B4A"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B5B7580"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nil"/>
            </w:tcBorders>
            <w:shd w:val="clear" w:color="auto" w:fill="FFFFFF" w:themeFill="background1"/>
            <w:vAlign w:val="center"/>
            <w:hideMark/>
          </w:tcPr>
          <w:p w14:paraId="6EB76B2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Lịch sử phát triển</w:t>
            </w:r>
          </w:p>
        </w:tc>
        <w:tc>
          <w:tcPr>
            <w:tcW w:w="2977" w:type="dxa"/>
            <w:tcBorders>
              <w:top w:val="nil"/>
              <w:left w:val="single" w:sz="4" w:space="0" w:color="000000"/>
              <w:bottom w:val="single" w:sz="4" w:space="0" w:color="000000"/>
              <w:right w:val="nil"/>
            </w:tcBorders>
            <w:shd w:val="clear" w:color="auto" w:fill="FFFFFF" w:themeFill="background1"/>
            <w:vAlign w:val="center"/>
            <w:hideMark/>
          </w:tcPr>
          <w:p w14:paraId="0D96346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Thêm sửa xóa mốc thời gian</w:t>
            </w:r>
            <w:r w:rsidRPr="00160B12">
              <w:rPr>
                <w:rFonts w:ascii="Times New Roman" w:hAnsi="Times New Roman"/>
                <w:sz w:val="22"/>
                <w:szCs w:val="22"/>
              </w:rPr>
              <w:br/>
              <w:t>- Thêm sửa xóa nội dung mốc thời gian</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5664EB5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3D407BB2" w14:textId="77777777" w:rsidTr="00160B12">
        <w:trPr>
          <w:trHeight w:val="623"/>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9E0CFE9"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094FB88"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E825ABD"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9DFBF54"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nil"/>
            </w:tcBorders>
            <w:shd w:val="clear" w:color="auto" w:fill="FFFFFF" w:themeFill="background1"/>
            <w:vAlign w:val="center"/>
            <w:hideMark/>
          </w:tcPr>
          <w:p w14:paraId="57BBDBF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Đối tác - Khách hàng </w:t>
            </w:r>
          </w:p>
        </w:tc>
        <w:tc>
          <w:tcPr>
            <w:tcW w:w="2977" w:type="dxa"/>
            <w:tcBorders>
              <w:top w:val="nil"/>
              <w:left w:val="single" w:sz="4" w:space="0" w:color="000000"/>
              <w:bottom w:val="single" w:sz="4" w:space="0" w:color="000000"/>
              <w:right w:val="nil"/>
            </w:tcBorders>
            <w:shd w:val="clear" w:color="auto" w:fill="FFFFFF" w:themeFill="background1"/>
            <w:vAlign w:val="center"/>
            <w:hideMark/>
          </w:tcPr>
          <w:p w14:paraId="5CF2ACD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Thêm sửa xóa danh sách Đối tác - KH</w:t>
            </w:r>
            <w:r w:rsidRPr="00160B12">
              <w:rPr>
                <w:rFonts w:ascii="Times New Roman" w:hAnsi="Times New Roman"/>
                <w:sz w:val="22"/>
                <w:szCs w:val="22"/>
              </w:rPr>
              <w:br/>
              <w:t>- Cập nhật thông tin Đối tác - KH</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64DE3FBF"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69844A9" w14:textId="77777777" w:rsidTr="00160B12">
        <w:trPr>
          <w:trHeight w:val="623"/>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DD6386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3</w:t>
            </w:r>
          </w:p>
        </w:tc>
        <w:tc>
          <w:tcPr>
            <w:tcW w:w="1108" w:type="dxa"/>
            <w:vMerge w:val="restart"/>
            <w:tcBorders>
              <w:top w:val="nil"/>
              <w:left w:val="single" w:sz="4" w:space="0" w:color="000000"/>
              <w:bottom w:val="single" w:sz="4" w:space="0" w:color="000000"/>
              <w:right w:val="nil"/>
            </w:tcBorders>
            <w:shd w:val="clear" w:color="auto" w:fill="FFFFFF" w:themeFill="background1"/>
            <w:vAlign w:val="center"/>
            <w:hideMark/>
          </w:tcPr>
          <w:p w14:paraId="4E3F827E"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Đội ngũ nhân sự</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57DEDF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7B1F26E5"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Quản lý Danh sách đội ngũ nhân sự </w:t>
            </w:r>
          </w:p>
        </w:tc>
        <w:tc>
          <w:tcPr>
            <w:tcW w:w="1075" w:type="dxa"/>
            <w:tcBorders>
              <w:top w:val="nil"/>
              <w:left w:val="nil"/>
              <w:bottom w:val="nil"/>
              <w:right w:val="single" w:sz="4" w:space="0" w:color="000000"/>
            </w:tcBorders>
            <w:shd w:val="clear" w:color="auto" w:fill="FFFFFF" w:themeFill="background1"/>
            <w:vAlign w:val="center"/>
            <w:hideMark/>
          </w:tcPr>
          <w:p w14:paraId="75241D4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đội ngũ nhân sự</w:t>
            </w:r>
          </w:p>
        </w:tc>
        <w:tc>
          <w:tcPr>
            <w:tcW w:w="2977" w:type="dxa"/>
            <w:tcBorders>
              <w:top w:val="nil"/>
              <w:left w:val="nil"/>
              <w:bottom w:val="single" w:sz="4" w:space="0" w:color="000000"/>
              <w:right w:val="nil"/>
            </w:tcBorders>
            <w:shd w:val="clear" w:color="auto" w:fill="FFFFFF" w:themeFill="background1"/>
            <w:vAlign w:val="center"/>
            <w:hideMark/>
          </w:tcPr>
          <w:p w14:paraId="0584BB1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Thêm sửa xóa danh sách Đội ngũ nhân sự</w:t>
            </w:r>
            <w:r w:rsidRPr="00160B12">
              <w:rPr>
                <w:rFonts w:ascii="Times New Roman" w:hAnsi="Times New Roman"/>
                <w:sz w:val="22"/>
                <w:szCs w:val="22"/>
              </w:rPr>
              <w:br/>
              <w:t>- Cập nhật thông tin Đội ngũ nhân sự</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50090F2E"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15BFA3EB" w14:textId="77777777" w:rsidTr="00160B12">
        <w:trPr>
          <w:trHeight w:val="31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A8EBEEB"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nil"/>
            </w:tcBorders>
            <w:shd w:val="clear" w:color="auto" w:fill="FFFFFF" w:themeFill="background1"/>
            <w:vAlign w:val="center"/>
            <w:hideMark/>
          </w:tcPr>
          <w:p w14:paraId="713F07B3"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A173F10" w14:textId="77777777" w:rsidR="00160B12" w:rsidRPr="00160B12" w:rsidRDefault="00160B12" w:rsidP="00160B12">
            <w:pPr>
              <w:outlineLvl w:val="0"/>
              <w:rPr>
                <w:rFonts w:ascii="Times New Roman" w:hAnsi="Times New Roman"/>
                <w:sz w:val="22"/>
                <w:szCs w:val="22"/>
              </w:rPr>
            </w:pP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08DB04F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Quản lý Danh sách KH điền form </w:t>
            </w:r>
          </w:p>
        </w:tc>
        <w:tc>
          <w:tcPr>
            <w:tcW w:w="1075" w:type="dxa"/>
            <w:tcBorders>
              <w:top w:val="nil"/>
              <w:left w:val="nil"/>
              <w:bottom w:val="nil"/>
              <w:right w:val="single" w:sz="4" w:space="0" w:color="000000"/>
            </w:tcBorders>
            <w:shd w:val="clear" w:color="auto" w:fill="FFFFFF" w:themeFill="background1"/>
            <w:vAlign w:val="center"/>
            <w:hideMark/>
          </w:tcPr>
          <w:p w14:paraId="555AE58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Form đặt lịch hẹn</w:t>
            </w:r>
          </w:p>
        </w:tc>
        <w:tc>
          <w:tcPr>
            <w:tcW w:w="2977" w:type="dxa"/>
            <w:tcBorders>
              <w:top w:val="nil"/>
              <w:left w:val="nil"/>
              <w:bottom w:val="single" w:sz="4" w:space="0" w:color="000000"/>
              <w:right w:val="nil"/>
            </w:tcBorders>
            <w:shd w:val="clear" w:color="auto" w:fill="FFFFFF" w:themeFill="background1"/>
            <w:vAlign w:val="center"/>
            <w:hideMark/>
          </w:tcPr>
          <w:p w14:paraId="1B25404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 Xem danh sách khách hàng điền form, xuất dữ liệu ra file excel </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7F205090"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38009B0" w14:textId="77777777" w:rsidTr="00160B12">
        <w:trPr>
          <w:trHeight w:val="917"/>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74002EBB"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lastRenderedPageBreak/>
              <w:t>4</w:t>
            </w:r>
          </w:p>
        </w:tc>
        <w:tc>
          <w:tcPr>
            <w:tcW w:w="1108" w:type="dxa"/>
            <w:tcBorders>
              <w:top w:val="nil"/>
              <w:left w:val="nil"/>
              <w:bottom w:val="single" w:sz="4" w:space="0" w:color="000000"/>
              <w:right w:val="nil"/>
            </w:tcBorders>
            <w:shd w:val="clear" w:color="auto" w:fill="FFFFFF" w:themeFill="background1"/>
            <w:vAlign w:val="center"/>
            <w:hideMark/>
          </w:tcPr>
          <w:p w14:paraId="460DBD43"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Dịch vụ</w:t>
            </w:r>
          </w:p>
        </w:tc>
        <w:tc>
          <w:tcPr>
            <w:tcW w:w="100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18227A9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7DC60F7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Quản lý Danh sách KH điền form </w:t>
            </w:r>
          </w:p>
        </w:tc>
        <w:tc>
          <w:tcPr>
            <w:tcW w:w="1075" w:type="dxa"/>
            <w:tcBorders>
              <w:top w:val="nil"/>
              <w:left w:val="nil"/>
              <w:bottom w:val="nil"/>
              <w:right w:val="single" w:sz="4" w:space="0" w:color="000000"/>
            </w:tcBorders>
            <w:shd w:val="clear" w:color="auto" w:fill="FFFFFF" w:themeFill="background1"/>
            <w:vAlign w:val="center"/>
            <w:hideMark/>
          </w:tcPr>
          <w:p w14:paraId="324BC71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Form đặt đăng ký tư vấn</w:t>
            </w:r>
          </w:p>
        </w:tc>
        <w:tc>
          <w:tcPr>
            <w:tcW w:w="2977" w:type="dxa"/>
            <w:tcBorders>
              <w:top w:val="nil"/>
              <w:left w:val="nil"/>
              <w:bottom w:val="single" w:sz="4" w:space="0" w:color="000000"/>
              <w:right w:val="nil"/>
            </w:tcBorders>
            <w:shd w:val="clear" w:color="auto" w:fill="FFFFFF" w:themeFill="background1"/>
            <w:vAlign w:val="center"/>
            <w:hideMark/>
          </w:tcPr>
          <w:p w14:paraId="20223B4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 Xem danh sách khách hàng điền form, xuất dữ liệu ra file excel </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5C494F9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49E22FCB" w14:textId="77777777" w:rsidTr="00160B12">
        <w:trPr>
          <w:trHeight w:val="32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62005BA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5</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42C8469E"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Hỏi đáp (FAQs)</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184A036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tcBorders>
              <w:top w:val="nil"/>
              <w:left w:val="nil"/>
              <w:bottom w:val="nil"/>
              <w:right w:val="nil"/>
            </w:tcBorders>
            <w:shd w:val="clear" w:color="auto" w:fill="FFFFFF" w:themeFill="background1"/>
            <w:noWrap/>
            <w:vAlign w:val="bottom"/>
            <w:hideMark/>
          </w:tcPr>
          <w:p w14:paraId="6A713E63"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lý danh sách hỏi đáp</w:t>
            </w:r>
          </w:p>
        </w:tc>
        <w:tc>
          <w:tcPr>
            <w:tcW w:w="1075"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1573501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2977" w:type="dxa"/>
            <w:tcBorders>
              <w:top w:val="nil"/>
              <w:left w:val="nil"/>
              <w:bottom w:val="single" w:sz="4" w:space="0" w:color="000000"/>
              <w:right w:val="nil"/>
            </w:tcBorders>
            <w:shd w:val="clear" w:color="auto" w:fill="FFFFFF" w:themeFill="background1"/>
            <w:vAlign w:val="center"/>
            <w:hideMark/>
          </w:tcPr>
          <w:p w14:paraId="03D4E41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Thêm sửa xóa danh sách hỏi đáp (Câu hỏi - Câu trả lời)</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1940113E"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20561645" w14:textId="77777777" w:rsidTr="00160B12">
        <w:trPr>
          <w:trHeight w:val="640"/>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05506866"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6</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78C1C8E0"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Quản lý Bình luận Tin tức</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3D441F9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2054"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797C414F"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Quản lý Danh sách KH bình luận </w:t>
            </w:r>
          </w:p>
        </w:tc>
        <w:tc>
          <w:tcPr>
            <w:tcW w:w="1075" w:type="dxa"/>
            <w:tcBorders>
              <w:top w:val="nil"/>
              <w:left w:val="nil"/>
              <w:bottom w:val="nil"/>
              <w:right w:val="single" w:sz="4" w:space="0" w:color="000000"/>
            </w:tcBorders>
            <w:shd w:val="clear" w:color="auto" w:fill="FFFFFF" w:themeFill="background1"/>
            <w:vAlign w:val="center"/>
            <w:hideMark/>
          </w:tcPr>
          <w:p w14:paraId="2EE27E05"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2977" w:type="dxa"/>
            <w:tcBorders>
              <w:top w:val="nil"/>
              <w:left w:val="nil"/>
              <w:bottom w:val="single" w:sz="4" w:space="0" w:color="000000"/>
              <w:right w:val="nil"/>
            </w:tcBorders>
            <w:shd w:val="clear" w:color="auto" w:fill="FFFFFF" w:themeFill="background1"/>
            <w:vAlign w:val="center"/>
            <w:hideMark/>
          </w:tcPr>
          <w:p w14:paraId="4209454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 Xem danh sách khách hàng bình luận </w:t>
            </w:r>
            <w:r w:rsidRPr="00160B12">
              <w:rPr>
                <w:rFonts w:ascii="Times New Roman" w:hAnsi="Times New Roman"/>
                <w:sz w:val="22"/>
                <w:szCs w:val="22"/>
              </w:rPr>
              <w:br/>
              <w:t xml:space="preserve">- Ẩn/ hiện bình luận  </w:t>
            </w:r>
          </w:p>
        </w:tc>
        <w:tc>
          <w:tcPr>
            <w:tcW w:w="1252"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78B3AF39"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2715E9E9" w14:textId="77777777" w:rsidTr="00160B12">
        <w:trPr>
          <w:trHeight w:val="3522"/>
        </w:trPr>
        <w:tc>
          <w:tcPr>
            <w:tcW w:w="115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21A11296"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7</w:t>
            </w:r>
          </w:p>
        </w:tc>
        <w:tc>
          <w:tcPr>
            <w:tcW w:w="1108" w:type="dxa"/>
            <w:tcBorders>
              <w:top w:val="nil"/>
              <w:left w:val="nil"/>
              <w:bottom w:val="single" w:sz="4" w:space="0" w:color="000000"/>
              <w:right w:val="single" w:sz="4" w:space="0" w:color="000000"/>
            </w:tcBorders>
            <w:shd w:val="clear" w:color="auto" w:fill="FFFFFF" w:themeFill="background1"/>
            <w:vAlign w:val="center"/>
            <w:hideMark/>
          </w:tcPr>
          <w:p w14:paraId="3B52BCD7"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Quản trị Banner</w:t>
            </w:r>
          </w:p>
        </w:tc>
        <w:tc>
          <w:tcPr>
            <w:tcW w:w="1002" w:type="dxa"/>
            <w:tcBorders>
              <w:top w:val="nil"/>
              <w:left w:val="nil"/>
              <w:bottom w:val="single" w:sz="4" w:space="0" w:color="000000"/>
              <w:right w:val="single" w:sz="4" w:space="0" w:color="000000"/>
            </w:tcBorders>
            <w:shd w:val="clear" w:color="auto" w:fill="FFFFFF" w:themeFill="background1"/>
            <w:vAlign w:val="center"/>
            <w:hideMark/>
          </w:tcPr>
          <w:p w14:paraId="70234E5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tcBorders>
              <w:top w:val="nil"/>
              <w:left w:val="nil"/>
              <w:bottom w:val="single" w:sz="4" w:space="0" w:color="000000"/>
              <w:right w:val="single" w:sz="4" w:space="0" w:color="000000"/>
            </w:tcBorders>
            <w:shd w:val="clear" w:color="auto" w:fill="FFFFFF" w:themeFill="background1"/>
            <w:vAlign w:val="center"/>
            <w:hideMark/>
          </w:tcPr>
          <w:p w14:paraId="1581F97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364CF0C6"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Quản lý danh sách Banner trên hệ thống</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40BDB6E5"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admin quản trị Banner gồm các tác vụ:</w:t>
            </w:r>
            <w:r w:rsidRPr="00160B12">
              <w:rPr>
                <w:rFonts w:ascii="Times New Roman" w:hAnsi="Times New Roman"/>
                <w:i/>
                <w:iCs/>
                <w:sz w:val="22"/>
                <w:szCs w:val="22"/>
              </w:rPr>
              <w:br/>
            </w:r>
            <w:r w:rsidRPr="00160B12">
              <w:rPr>
                <w:rFonts w:ascii="Times New Roman" w:hAnsi="Times New Roman"/>
                <w:i/>
                <w:iCs/>
                <w:sz w:val="22"/>
                <w:szCs w:val="22"/>
              </w:rPr>
              <w:br/>
              <w:t xml:space="preserve">1. Xem danh sách </w:t>
            </w:r>
            <w:r w:rsidRPr="00160B12">
              <w:rPr>
                <w:rFonts w:ascii="Times New Roman" w:hAnsi="Times New Roman"/>
                <w:i/>
                <w:iCs/>
                <w:sz w:val="22"/>
                <w:szCs w:val="22"/>
              </w:rPr>
              <w:br/>
              <w:t>2. Bộ lọc và tìm kiếm trong danh sách</w:t>
            </w:r>
            <w:r w:rsidRPr="00160B12">
              <w:rPr>
                <w:rFonts w:ascii="Times New Roman" w:hAnsi="Times New Roman"/>
                <w:i/>
                <w:iCs/>
                <w:sz w:val="22"/>
                <w:szCs w:val="22"/>
              </w:rPr>
              <w:br/>
              <w:t>3. Tạo mới; Ẩn/Hiển thị; Xoá Banner trong danh sách</w:t>
            </w:r>
            <w:r w:rsidRPr="00160B12">
              <w:rPr>
                <w:rFonts w:ascii="Times New Roman" w:hAnsi="Times New Roman"/>
                <w:i/>
                <w:iCs/>
                <w:sz w:val="22"/>
                <w:szCs w:val="22"/>
              </w:rPr>
              <w:br/>
              <w:t>4. Quản trị chi tiết bao gồm các nội dung:</w:t>
            </w:r>
            <w:r w:rsidRPr="00160B12">
              <w:rPr>
                <w:rFonts w:ascii="Times New Roman" w:hAnsi="Times New Roman"/>
                <w:i/>
                <w:iCs/>
                <w:sz w:val="22"/>
                <w:szCs w:val="22"/>
              </w:rPr>
              <w:br/>
              <w:t>- Tên banner</w:t>
            </w:r>
            <w:r w:rsidRPr="00160B12">
              <w:rPr>
                <w:rFonts w:ascii="Times New Roman" w:hAnsi="Times New Roman"/>
                <w:i/>
                <w:iCs/>
                <w:sz w:val="22"/>
                <w:szCs w:val="22"/>
              </w:rPr>
              <w:br/>
              <w:t xml:space="preserve">- Nhập nội dung cho banner </w:t>
            </w:r>
            <w:r w:rsidRPr="00160B12">
              <w:rPr>
                <w:rFonts w:ascii="Times New Roman" w:hAnsi="Times New Roman"/>
                <w:i/>
                <w:iCs/>
                <w:sz w:val="22"/>
                <w:szCs w:val="22"/>
              </w:rPr>
              <w:br/>
              <w:t>- Nhập hình ảnh cho banner</w:t>
            </w:r>
            <w:r w:rsidRPr="00160B12">
              <w:rPr>
                <w:rFonts w:ascii="Times New Roman" w:hAnsi="Times New Roman"/>
                <w:i/>
                <w:iCs/>
                <w:sz w:val="22"/>
                <w:szCs w:val="22"/>
              </w:rPr>
              <w:br/>
              <w:t>- Nhập đường dẫn cho banner (nếu có)</w:t>
            </w:r>
            <w:r w:rsidRPr="00160B12">
              <w:rPr>
                <w:rFonts w:ascii="Times New Roman" w:hAnsi="Times New Roman"/>
                <w:i/>
                <w:iCs/>
                <w:sz w:val="22"/>
                <w:szCs w:val="22"/>
              </w:rPr>
              <w:br/>
              <w:t>- Cài đặt thời gian hiển thị cho banner</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491E364C"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9F70EBC" w14:textId="77777777" w:rsidTr="00160B12">
        <w:trPr>
          <w:trHeight w:val="96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EBB637E"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8</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5E49611"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Cấu hình phân quyền</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D5DD3F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39A1ACD"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0A03036B"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Nhóm quyền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0A6C44A"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quản trị, tạo mới những nhóm quyền theo từng mục đích sử dụng</w:t>
            </w:r>
            <w:r w:rsidRPr="00160B12">
              <w:rPr>
                <w:rFonts w:ascii="Times New Roman" w:hAnsi="Times New Roman"/>
                <w:i/>
                <w:iCs/>
                <w:sz w:val="22"/>
                <w:szCs w:val="22"/>
              </w:rPr>
              <w:br/>
              <w:t>- Hệ thống cho phép phân quyền truy cập theo module và phân quyền theo từng chức năng trong module</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08C50901"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034931C" w14:textId="77777777" w:rsidTr="00160B12">
        <w:trPr>
          <w:trHeight w:val="96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5FCEB95"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E69031"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2367234"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DC81CE5"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109352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Danh sách quản trị viên</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69495A08"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quản trị danh sách quản trị viên đang tham gia hệ thống quản trị</w:t>
            </w:r>
            <w:r w:rsidRPr="00160B12">
              <w:rPr>
                <w:rFonts w:ascii="Times New Roman" w:hAnsi="Times New Roman"/>
                <w:i/>
                <w:iCs/>
                <w:sz w:val="22"/>
                <w:szCs w:val="22"/>
              </w:rPr>
              <w:br/>
              <w:t>- Có thể chỉnh sửa, khoá/mở khoá, xoá quản trị viên trong danh sách</w:t>
            </w:r>
            <w:r w:rsidRPr="00160B12">
              <w:rPr>
                <w:rFonts w:ascii="Times New Roman" w:hAnsi="Times New Roman"/>
                <w:i/>
                <w:iCs/>
                <w:sz w:val="22"/>
                <w:szCs w:val="22"/>
              </w:rPr>
              <w:br/>
              <w:t>- Cho phép thêm mới quản trị viên, phân quyền truy cập theo mong muốn</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3E0FD39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5AE71A23" w14:textId="77777777" w:rsidTr="00160B12">
        <w:trPr>
          <w:trHeight w:val="640"/>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BFC5171"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9</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9CD45B4"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Cấu hình chung</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2F7D09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80A5EF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0EAEED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Thông tin chung của website</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FD9B3A1"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cập nhật logo, favicon</w:t>
            </w:r>
            <w:r w:rsidRPr="00160B12">
              <w:rPr>
                <w:rFonts w:ascii="Times New Roman" w:hAnsi="Times New Roman"/>
                <w:i/>
                <w:iCs/>
                <w:sz w:val="22"/>
                <w:szCs w:val="22"/>
              </w:rPr>
              <w:br/>
              <w:t>- quản trị phiên bản của website</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1DCCF531"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A3205CA"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EE29989"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6292165"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2F2E6A5"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B8748AA"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3FFBA45C"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Liên kết mạng xã hội</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33DD27FA"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Cho phép quản trị thông tin liên hệ và các mạng xã hội liên kết</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46537165"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787E1912" w14:textId="77777777" w:rsidTr="00160B12">
        <w:trPr>
          <w:trHeight w:val="623"/>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C14BE8C"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2DEC220"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6CA011E"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99BE47"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B25AD97"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xml:space="preserve">Tích hợp các công cụ </w:t>
            </w:r>
            <w:r w:rsidRPr="00160B12">
              <w:rPr>
                <w:rFonts w:ascii="Times New Roman" w:hAnsi="Times New Roman"/>
                <w:sz w:val="22"/>
                <w:szCs w:val="22"/>
              </w:rPr>
              <w:lastRenderedPageBreak/>
              <w:t>phân tích website</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F81672E"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lastRenderedPageBreak/>
              <w:t>Cho phép nhập script của Google Analytics</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426003C9"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69EA66F1" w14:textId="77777777" w:rsidTr="00160B12">
        <w:trPr>
          <w:trHeight w:val="64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894CCB0"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F7D4D3D"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508D3B6"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EAEA995"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6DACA95E"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Cấu hình các tiện ích</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13EA7F1A"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Nhúng live chat, chatbot</w:t>
            </w:r>
            <w:r w:rsidRPr="00160B12">
              <w:rPr>
                <w:rFonts w:ascii="Times New Roman" w:hAnsi="Times New Roman"/>
                <w:i/>
                <w:iCs/>
                <w:sz w:val="22"/>
                <w:szCs w:val="22"/>
              </w:rPr>
              <w:br/>
              <w:t>- Cấu hình thông tin gửi email</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261AB6FA"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7A397F88" w14:textId="77777777" w:rsidTr="00160B12">
        <w:trPr>
          <w:trHeight w:val="1921"/>
        </w:trPr>
        <w:tc>
          <w:tcPr>
            <w:tcW w:w="115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07C086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10</w:t>
            </w:r>
          </w:p>
        </w:tc>
        <w:tc>
          <w:tcPr>
            <w:tcW w:w="1108"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15A99D5" w14:textId="77777777" w:rsidR="00160B12" w:rsidRPr="00160B12" w:rsidRDefault="00160B12" w:rsidP="00160B12">
            <w:pPr>
              <w:outlineLvl w:val="0"/>
              <w:rPr>
                <w:rFonts w:ascii="Times New Roman" w:hAnsi="Times New Roman"/>
                <w:b/>
                <w:bCs/>
                <w:sz w:val="22"/>
                <w:szCs w:val="22"/>
              </w:rPr>
            </w:pPr>
            <w:r w:rsidRPr="00160B12">
              <w:rPr>
                <w:rFonts w:ascii="Times New Roman" w:hAnsi="Times New Roman"/>
                <w:b/>
                <w:bCs/>
                <w:sz w:val="22"/>
                <w:szCs w:val="22"/>
              </w:rPr>
              <w:t>Khác</w:t>
            </w:r>
          </w:p>
        </w:tc>
        <w:tc>
          <w:tcPr>
            <w:tcW w:w="100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BCC2804"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QTV</w:t>
            </w:r>
          </w:p>
        </w:tc>
        <w:tc>
          <w:tcPr>
            <w:tcW w:w="205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227FEA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 </w:t>
            </w: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1361981A"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Đa ngôn ngữ</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214D6D8"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Ngôn ngữ Anh - Việt</w:t>
            </w:r>
            <w:r w:rsidRPr="00160B12">
              <w:rPr>
                <w:rFonts w:ascii="Times New Roman" w:hAnsi="Times New Roman"/>
                <w:i/>
                <w:iCs/>
                <w:sz w:val="22"/>
                <w:szCs w:val="22"/>
              </w:rPr>
              <w:br/>
            </w:r>
            <w:r w:rsidRPr="00160B12">
              <w:rPr>
                <w:rFonts w:ascii="Times New Roman" w:hAnsi="Times New Roman"/>
                <w:i/>
                <w:iCs/>
                <w:sz w:val="22"/>
                <w:szCs w:val="22"/>
              </w:rPr>
              <w:br/>
              <w:t>Admin:</w:t>
            </w:r>
            <w:r w:rsidRPr="00160B12">
              <w:rPr>
                <w:rFonts w:ascii="Times New Roman" w:hAnsi="Times New Roman"/>
                <w:i/>
                <w:iCs/>
                <w:sz w:val="22"/>
                <w:szCs w:val="22"/>
              </w:rPr>
              <w:br/>
              <w:t>- Cập nhật thủ công nội dung đa ngôn ngữ</w:t>
            </w:r>
            <w:r w:rsidRPr="00160B12">
              <w:rPr>
                <w:rFonts w:ascii="Times New Roman" w:hAnsi="Times New Roman"/>
                <w:i/>
                <w:iCs/>
                <w:sz w:val="22"/>
                <w:szCs w:val="22"/>
              </w:rPr>
              <w:br/>
              <w:t>Hệ thống:</w:t>
            </w:r>
            <w:r w:rsidRPr="00160B12">
              <w:rPr>
                <w:rFonts w:ascii="Times New Roman" w:hAnsi="Times New Roman"/>
                <w:i/>
                <w:iCs/>
                <w:sz w:val="22"/>
                <w:szCs w:val="22"/>
              </w:rPr>
              <w:br/>
              <w:t>- Chuyển đổi ngôn ngữ theo yêu cầu (Không bao gồm việc tự động dịch nội dung web)</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1482D531"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5F1CFCDE" w14:textId="77777777" w:rsidTr="00160B12">
        <w:trPr>
          <w:trHeight w:val="961"/>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ADE703B"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2844999"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80834F7"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DE4E562"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0140D1F9"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Hệ thống</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EC3EA31"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Cho phép admin và user được phân quyền có thể chỉnh sửa một số chức năng hệ thống như: Gắn các mã nhúng hỗ trợ website, nhập id của các mạng xã hội (nếu có), cấu hình mail trên hệ thống...</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2CFC1E23"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1D257663" w14:textId="77777777" w:rsidTr="00160B12">
        <w:trPr>
          <w:trHeight w:val="2242"/>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61DB22A"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C48F1C9"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570A807"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DEADFB3"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069490A0"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Tối ưu SEO thông qua hệ quản trị website</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0C7CFF41"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Tối ưu từng trang nội dung (Thiết lập tiêu đề (thẻ title), mô tả (Description), từ khóa (keyword))</w:t>
            </w:r>
            <w:r w:rsidRPr="00160B12">
              <w:rPr>
                <w:rFonts w:ascii="Times New Roman" w:hAnsi="Times New Roman"/>
                <w:i/>
                <w:iCs/>
                <w:sz w:val="22"/>
                <w:szCs w:val="22"/>
              </w:rPr>
              <w:br/>
              <w:t>- Hỗ trợ Headings bao gồm thẻ H1, H2, H3</w:t>
            </w:r>
            <w:r w:rsidRPr="00160B12">
              <w:rPr>
                <w:rFonts w:ascii="Times New Roman" w:hAnsi="Times New Roman"/>
                <w:i/>
                <w:iCs/>
                <w:sz w:val="22"/>
                <w:szCs w:val="22"/>
              </w:rPr>
              <w:br/>
              <w:t>- Tạo file sitemap.xml hoàn toàn tự động</w:t>
            </w:r>
            <w:r w:rsidRPr="00160B12">
              <w:rPr>
                <w:rFonts w:ascii="Times New Roman" w:hAnsi="Times New Roman"/>
                <w:i/>
                <w:iCs/>
                <w:sz w:val="22"/>
                <w:szCs w:val="22"/>
              </w:rPr>
              <w:br/>
              <w:t>- Tối ưu các thẻ ALT cho img, title cho ảnh (Nội dung chi tiết tự sửa trong quản trị) lưu ý thêm ảnh đại diện thì title hoặc alt sẽ đi theo tiêu đề bài viết</w:t>
            </w:r>
            <w:r w:rsidRPr="00160B12">
              <w:rPr>
                <w:rFonts w:ascii="Times New Roman" w:hAnsi="Times New Roman"/>
                <w:i/>
                <w:iCs/>
                <w:sz w:val="22"/>
                <w:szCs w:val="22"/>
              </w:rPr>
              <w:br/>
              <w:t>- Tự động thiết lập SEO canonical</w:t>
            </w:r>
            <w:r w:rsidRPr="00160B12">
              <w:rPr>
                <w:rFonts w:ascii="Times New Roman" w:hAnsi="Times New Roman"/>
                <w:i/>
                <w:iCs/>
                <w:sz w:val="22"/>
                <w:szCs w:val="22"/>
              </w:rPr>
              <w:br/>
              <w:t>- Cài đặt Google ID Analytics</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32590BC6"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r w:rsidR="00160B12" w:rsidRPr="00D73CEB" w14:paraId="0506F6EC" w14:textId="77777777" w:rsidTr="00160B12">
        <w:trPr>
          <w:trHeight w:val="320"/>
        </w:trPr>
        <w:tc>
          <w:tcPr>
            <w:tcW w:w="115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13B6412" w14:textId="77777777" w:rsidR="00160B12" w:rsidRPr="00160B12" w:rsidRDefault="00160B12" w:rsidP="00160B12">
            <w:pPr>
              <w:outlineLvl w:val="0"/>
              <w:rPr>
                <w:rFonts w:ascii="Times New Roman" w:hAnsi="Times New Roman"/>
                <w:sz w:val="22"/>
                <w:szCs w:val="22"/>
              </w:rPr>
            </w:pPr>
          </w:p>
        </w:tc>
        <w:tc>
          <w:tcPr>
            <w:tcW w:w="1108"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E7AD18B" w14:textId="77777777" w:rsidR="00160B12" w:rsidRPr="00160B12" w:rsidRDefault="00160B12" w:rsidP="00160B12">
            <w:pPr>
              <w:outlineLvl w:val="0"/>
              <w:rPr>
                <w:rFonts w:ascii="Times New Roman" w:hAnsi="Times New Roman"/>
                <w:b/>
                <w:bCs/>
                <w:sz w:val="22"/>
                <w:szCs w:val="22"/>
              </w:rPr>
            </w:pPr>
          </w:p>
        </w:tc>
        <w:tc>
          <w:tcPr>
            <w:tcW w:w="100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8C59484" w14:textId="77777777" w:rsidR="00160B12" w:rsidRPr="00160B12" w:rsidRDefault="00160B12" w:rsidP="00160B12">
            <w:pPr>
              <w:outlineLvl w:val="0"/>
              <w:rPr>
                <w:rFonts w:ascii="Times New Roman" w:hAnsi="Times New Roman"/>
                <w:sz w:val="22"/>
                <w:szCs w:val="22"/>
              </w:rPr>
            </w:pPr>
          </w:p>
        </w:tc>
        <w:tc>
          <w:tcPr>
            <w:tcW w:w="205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DF6FAE" w14:textId="77777777" w:rsidR="00160B12" w:rsidRPr="00160B12" w:rsidRDefault="00160B12" w:rsidP="00160B12">
            <w:pPr>
              <w:outlineLvl w:val="0"/>
              <w:rPr>
                <w:rFonts w:ascii="Times New Roman" w:hAnsi="Times New Roman"/>
                <w:sz w:val="22"/>
                <w:szCs w:val="22"/>
              </w:rPr>
            </w:pPr>
          </w:p>
        </w:tc>
        <w:tc>
          <w:tcPr>
            <w:tcW w:w="1075" w:type="dxa"/>
            <w:tcBorders>
              <w:top w:val="nil"/>
              <w:left w:val="nil"/>
              <w:bottom w:val="single" w:sz="4" w:space="0" w:color="000000"/>
              <w:right w:val="single" w:sz="4" w:space="0" w:color="000000"/>
            </w:tcBorders>
            <w:shd w:val="clear" w:color="auto" w:fill="FFFFFF" w:themeFill="background1"/>
            <w:vAlign w:val="center"/>
            <w:hideMark/>
          </w:tcPr>
          <w:p w14:paraId="5CCC5D58" w14:textId="77777777" w:rsidR="00160B12" w:rsidRPr="00160B12" w:rsidRDefault="00160B12" w:rsidP="00160B12">
            <w:pPr>
              <w:outlineLvl w:val="0"/>
              <w:rPr>
                <w:rFonts w:ascii="Times New Roman" w:hAnsi="Times New Roman"/>
                <w:sz w:val="22"/>
                <w:szCs w:val="22"/>
              </w:rPr>
            </w:pPr>
            <w:r w:rsidRPr="00160B12">
              <w:rPr>
                <w:rFonts w:ascii="Times New Roman" w:hAnsi="Times New Roman"/>
                <w:sz w:val="22"/>
                <w:szCs w:val="22"/>
              </w:rPr>
              <w:t>Tìm kiếm</w:t>
            </w:r>
          </w:p>
        </w:tc>
        <w:tc>
          <w:tcPr>
            <w:tcW w:w="2977" w:type="dxa"/>
            <w:tcBorders>
              <w:top w:val="nil"/>
              <w:left w:val="nil"/>
              <w:bottom w:val="single" w:sz="4" w:space="0" w:color="000000"/>
              <w:right w:val="single" w:sz="4" w:space="0" w:color="000000"/>
            </w:tcBorders>
            <w:shd w:val="clear" w:color="auto" w:fill="FFFFFF" w:themeFill="background1"/>
            <w:vAlign w:val="center"/>
            <w:hideMark/>
          </w:tcPr>
          <w:p w14:paraId="2725F1FB" w14:textId="77777777" w:rsidR="00160B12" w:rsidRPr="00160B12" w:rsidRDefault="00160B12" w:rsidP="00160B12">
            <w:pPr>
              <w:outlineLvl w:val="0"/>
              <w:rPr>
                <w:rFonts w:ascii="Times New Roman" w:hAnsi="Times New Roman"/>
                <w:i/>
                <w:iCs/>
                <w:sz w:val="22"/>
                <w:szCs w:val="22"/>
              </w:rPr>
            </w:pPr>
            <w:r w:rsidRPr="00160B12">
              <w:rPr>
                <w:rFonts w:ascii="Times New Roman" w:hAnsi="Times New Roman"/>
                <w:i/>
                <w:iCs/>
                <w:sz w:val="22"/>
                <w:szCs w:val="22"/>
              </w:rPr>
              <w:t>- Tìm kiếm theo từ khóa</w:t>
            </w:r>
          </w:p>
        </w:tc>
        <w:tc>
          <w:tcPr>
            <w:tcW w:w="1252" w:type="dxa"/>
            <w:tcBorders>
              <w:top w:val="nil"/>
              <w:left w:val="nil"/>
              <w:bottom w:val="single" w:sz="4" w:space="0" w:color="000000"/>
              <w:right w:val="single" w:sz="4" w:space="0" w:color="000000"/>
            </w:tcBorders>
            <w:shd w:val="clear" w:color="auto" w:fill="FFFFFF" w:themeFill="background1"/>
            <w:vAlign w:val="center"/>
            <w:hideMark/>
          </w:tcPr>
          <w:p w14:paraId="75C0EB12" w14:textId="77777777" w:rsidR="00160B12" w:rsidRPr="00160B12" w:rsidRDefault="00160B12" w:rsidP="00160B12">
            <w:pPr>
              <w:jc w:val="center"/>
              <w:outlineLvl w:val="0"/>
              <w:rPr>
                <w:rFonts w:ascii="Times New Roman" w:hAnsi="Times New Roman"/>
                <w:sz w:val="22"/>
                <w:szCs w:val="22"/>
              </w:rPr>
            </w:pPr>
            <w:r w:rsidRPr="00160B12">
              <w:rPr>
                <w:rFonts w:ascii="Times New Roman" w:hAnsi="Times New Roman"/>
                <w:sz w:val="22"/>
                <w:szCs w:val="22"/>
              </w:rPr>
              <w:t> </w:t>
            </w:r>
          </w:p>
        </w:tc>
      </w:tr>
    </w:tbl>
    <w:p w14:paraId="58270582" w14:textId="77777777" w:rsidR="008B2AE9" w:rsidRPr="00D73CEB" w:rsidRDefault="008B2AE9" w:rsidP="008B2AE9">
      <w:pPr>
        <w:widowControl w:val="0"/>
        <w:spacing w:before="40" w:after="40" w:line="288" w:lineRule="auto"/>
        <w:jc w:val="both"/>
        <w:textAlignment w:val="baseline"/>
        <w:rPr>
          <w:rFonts w:ascii="Times New Roman" w:hAnsi="Times New Roman"/>
          <w:sz w:val="24"/>
          <w:szCs w:val="24"/>
        </w:rPr>
      </w:pPr>
    </w:p>
    <w:p w14:paraId="6C0B3187" w14:textId="77777777" w:rsidR="008B2AE9" w:rsidRPr="00D73CEB" w:rsidRDefault="008B2AE9" w:rsidP="008B2AE9">
      <w:pPr>
        <w:pStyle w:val="ListParagraph"/>
        <w:widowControl w:val="0"/>
        <w:numPr>
          <w:ilvl w:val="1"/>
          <w:numId w:val="26"/>
        </w:numPr>
        <w:spacing w:before="40" w:after="40" w:line="288" w:lineRule="auto"/>
        <w:ind w:left="567" w:hanging="567"/>
        <w:contextualSpacing w:val="0"/>
        <w:jc w:val="both"/>
        <w:textAlignment w:val="baseline"/>
        <w:rPr>
          <w:rFonts w:ascii="Times New Roman" w:hAnsi="Times New Roman" w:cs="Times New Roman"/>
          <w:color w:val="auto"/>
          <w:sz w:val="24"/>
          <w:szCs w:val="24"/>
        </w:rPr>
      </w:pPr>
      <w:r w:rsidRPr="00D73CEB">
        <w:rPr>
          <w:rFonts w:ascii="Times New Roman" w:hAnsi="Times New Roman" w:cs="Times New Roman"/>
          <w:color w:val="auto"/>
          <w:sz w:val="24"/>
          <w:szCs w:val="24"/>
        </w:rPr>
        <w:t>Sitemap</w:t>
      </w:r>
    </w:p>
    <w:p w14:paraId="0477F811" w14:textId="5DCDAB23" w:rsidR="008B2AE9" w:rsidRPr="00D73CEB" w:rsidRDefault="00160B12" w:rsidP="008B2AE9">
      <w:pPr>
        <w:widowControl w:val="0"/>
        <w:spacing w:before="40" w:after="40" w:line="288" w:lineRule="auto"/>
        <w:jc w:val="both"/>
        <w:textAlignment w:val="baseline"/>
        <w:rPr>
          <w:rFonts w:ascii="Times New Roman" w:hAnsi="Times New Roman"/>
          <w:sz w:val="24"/>
          <w:szCs w:val="24"/>
        </w:rPr>
      </w:pPr>
      <w:r w:rsidRPr="00D73CEB">
        <w:rPr>
          <w:rFonts w:ascii="Times New Roman" w:hAnsi="Times New Roman"/>
          <w:noProof/>
        </w:rPr>
        <w:lastRenderedPageBreak/>
        <w:drawing>
          <wp:inline distT="0" distB="0" distL="0" distR="0" wp14:anchorId="7D0F5F0D" wp14:editId="639ECA8F">
            <wp:extent cx="6299835" cy="5816600"/>
            <wp:effectExtent l="0" t="0" r="5715" b="0"/>
            <wp:docPr id="2" name="image1.png" title="Hình ảnh">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title="Hình ảnh">
                      <a:extLst>
                        <a:ext uri="{FF2B5EF4-FFF2-40B4-BE49-F238E27FC236}">
                          <a16:creationId xmlns:a16="http://schemas.microsoft.com/office/drawing/2014/main" id="{00000000-0008-0000-0300-000002000000}"/>
                        </a:ext>
                      </a:extLst>
                    </pic:cNvPr>
                    <pic:cNvPicPr preferRelativeResize="0"/>
                  </pic:nvPicPr>
                  <pic:blipFill>
                    <a:blip r:embed="rId14" cstate="print"/>
                    <a:stretch>
                      <a:fillRect/>
                    </a:stretch>
                  </pic:blipFill>
                  <pic:spPr>
                    <a:xfrm>
                      <a:off x="0" y="0"/>
                      <a:ext cx="6299835" cy="5816600"/>
                    </a:xfrm>
                    <a:prstGeom prst="rect">
                      <a:avLst/>
                    </a:prstGeom>
                    <a:noFill/>
                  </pic:spPr>
                </pic:pic>
              </a:graphicData>
            </a:graphic>
          </wp:inline>
        </w:drawing>
      </w:r>
    </w:p>
    <w:p w14:paraId="09744692" w14:textId="77777777" w:rsidR="008B2AE9" w:rsidRPr="00D73CEB" w:rsidRDefault="008B2AE9" w:rsidP="008B2AE9">
      <w:pPr>
        <w:widowControl w:val="0"/>
        <w:spacing w:before="40" w:after="40" w:line="288" w:lineRule="auto"/>
        <w:jc w:val="both"/>
        <w:rPr>
          <w:rFonts w:ascii="Times New Roman" w:hAnsi="Times New Roman"/>
          <w:b/>
          <w:bCs/>
          <w:sz w:val="24"/>
          <w:szCs w:val="24"/>
        </w:rPr>
      </w:pPr>
      <w:r w:rsidRPr="00D73CEB">
        <w:rPr>
          <w:rFonts w:ascii="Times New Roman" w:hAnsi="Times New Roman"/>
          <w:b/>
          <w:bCs/>
          <w:sz w:val="24"/>
          <w:szCs w:val="24"/>
        </w:rPr>
        <w:t>Điều 2: Quy trình cung cấp Dịch vụ</w:t>
      </w:r>
    </w:p>
    <w:p w14:paraId="4CC410D3" w14:textId="77777777" w:rsidR="008B2AE9" w:rsidRPr="00D73CEB" w:rsidRDefault="008B2AE9" w:rsidP="008B2AE9">
      <w:pPr>
        <w:pStyle w:val="ListParagraph"/>
        <w:widowControl w:val="0"/>
        <w:numPr>
          <w:ilvl w:val="0"/>
          <w:numId w:val="9"/>
        </w:numPr>
        <w:spacing w:before="40" w:after="40" w:line="288" w:lineRule="auto"/>
        <w:ind w:left="547" w:hanging="540"/>
        <w:contextualSpacing w:val="0"/>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 xml:space="preserve">Dịch vụ được cung cấp theo các giai đoạn như sau: </w:t>
      </w:r>
    </w:p>
    <w:p w14:paraId="18C65AED" w14:textId="77777777" w:rsidR="008B2AE9" w:rsidRPr="00D73CEB" w:rsidRDefault="008B2AE9" w:rsidP="008B2AE9">
      <w:pPr>
        <w:spacing w:before="40" w:after="40" w:line="288" w:lineRule="auto"/>
        <w:jc w:val="center"/>
        <w:rPr>
          <w:rFonts w:ascii="Times New Roman" w:hAnsi="Times New Roman"/>
          <w:b/>
          <w:bCs/>
          <w:color w:val="FF0000"/>
          <w:sz w:val="24"/>
          <w:szCs w:val="24"/>
        </w:rPr>
      </w:pPr>
      <w:r w:rsidRPr="00D73CEB">
        <w:rPr>
          <w:rFonts w:ascii="Times New Roman" w:hAnsi="Times New Roman"/>
          <w:b/>
          <w:bCs/>
          <w:sz w:val="24"/>
          <w:szCs w:val="24"/>
        </w:rPr>
        <w:t xml:space="preserve">Bảng 2.1: Bảng giai đoạn cung cấp Dịch vụ Thiết kế Website </w:t>
      </w:r>
    </w:p>
    <w:tbl>
      <w:tblPr>
        <w:tblW w:w="10946" w:type="dxa"/>
        <w:tblInd w:w="-455" w:type="dxa"/>
        <w:shd w:val="clear" w:color="auto" w:fill="FFFFFF" w:themeFill="background1"/>
        <w:tblLook w:val="04A0" w:firstRow="1" w:lastRow="0" w:firstColumn="1" w:lastColumn="0" w:noHBand="0" w:noVBand="1"/>
      </w:tblPr>
      <w:tblGrid>
        <w:gridCol w:w="1066"/>
        <w:gridCol w:w="1142"/>
        <w:gridCol w:w="2524"/>
        <w:gridCol w:w="3236"/>
        <w:gridCol w:w="1572"/>
        <w:gridCol w:w="1170"/>
        <w:gridCol w:w="236"/>
      </w:tblGrid>
      <w:tr w:rsidR="00160B12" w:rsidRPr="00D73CEB" w14:paraId="2A74B4C0" w14:textId="77777777" w:rsidTr="00160B12">
        <w:trPr>
          <w:gridAfter w:val="1"/>
          <w:wAfter w:w="236" w:type="dxa"/>
          <w:trHeight w:val="554"/>
        </w:trPr>
        <w:tc>
          <w:tcPr>
            <w:tcW w:w="106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1B1086"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STT</w:t>
            </w:r>
          </w:p>
        </w:tc>
        <w:tc>
          <w:tcPr>
            <w:tcW w:w="1142"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7B55CF4D"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Nội dung công việc</w:t>
            </w:r>
          </w:p>
        </w:tc>
        <w:tc>
          <w:tcPr>
            <w:tcW w:w="2524"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25FEA919"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Công việc của bên B</w:t>
            </w:r>
          </w:p>
        </w:tc>
        <w:tc>
          <w:tcPr>
            <w:tcW w:w="3236"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35A9DBC1"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Công việc của bên A</w:t>
            </w:r>
          </w:p>
        </w:tc>
        <w:tc>
          <w:tcPr>
            <w:tcW w:w="1572"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50605361"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Số ngày (Dự kiến)</w:t>
            </w:r>
          </w:p>
        </w:tc>
        <w:tc>
          <w:tcPr>
            <w:tcW w:w="1170" w:type="dxa"/>
            <w:tcBorders>
              <w:top w:val="single" w:sz="4" w:space="0" w:color="000000"/>
              <w:left w:val="nil"/>
              <w:bottom w:val="single" w:sz="4" w:space="0" w:color="000000"/>
              <w:right w:val="single" w:sz="4" w:space="0" w:color="000000"/>
            </w:tcBorders>
            <w:shd w:val="clear" w:color="auto" w:fill="FFFFFF" w:themeFill="background1"/>
            <w:vAlign w:val="center"/>
            <w:hideMark/>
          </w:tcPr>
          <w:p w14:paraId="1A6B8908" w14:textId="77777777" w:rsidR="00160B12" w:rsidRPr="00160B12" w:rsidRDefault="00160B12" w:rsidP="00160B12">
            <w:pPr>
              <w:jc w:val="center"/>
              <w:rPr>
                <w:rFonts w:ascii="Times New Roman" w:hAnsi="Times New Roman"/>
                <w:b/>
                <w:bCs/>
                <w:color w:val="000000"/>
                <w:sz w:val="22"/>
                <w:szCs w:val="22"/>
              </w:rPr>
            </w:pPr>
            <w:r w:rsidRPr="00160B12">
              <w:rPr>
                <w:rFonts w:ascii="Times New Roman" w:hAnsi="Times New Roman"/>
                <w:b/>
                <w:bCs/>
                <w:color w:val="000000"/>
                <w:sz w:val="22"/>
                <w:szCs w:val="22"/>
              </w:rPr>
              <w:t>Số ngày bên A phản hồi</w:t>
            </w:r>
          </w:p>
        </w:tc>
      </w:tr>
      <w:tr w:rsidR="00160B12" w:rsidRPr="00D73CEB" w14:paraId="63593A09" w14:textId="77777777" w:rsidTr="00160B12">
        <w:trPr>
          <w:gridAfter w:val="1"/>
          <w:wAfter w:w="236" w:type="dxa"/>
          <w:trHeight w:val="704"/>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A46F01B"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1</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E762B26"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Thu thập thông tin thiết kế website</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46624DDC"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Bizfly sẽ trao đổi với khách hàng về các tính năng của website</w:t>
            </w:r>
          </w:p>
        </w:tc>
        <w:tc>
          <w:tcPr>
            <w:tcW w:w="3236" w:type="dxa"/>
            <w:tcBorders>
              <w:top w:val="nil"/>
              <w:left w:val="nil"/>
              <w:bottom w:val="single" w:sz="4" w:space="0" w:color="000000"/>
              <w:right w:val="single" w:sz="4" w:space="0" w:color="000000"/>
            </w:tcBorders>
            <w:shd w:val="clear" w:color="auto" w:fill="FFFFFF" w:themeFill="background1"/>
            <w:noWrap/>
            <w:vAlign w:val="center"/>
            <w:hideMark/>
          </w:tcPr>
          <w:p w14:paraId="4451D0E8"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 </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1C821E9"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 xml:space="preserve"> 2 ngày làm việc</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5C9A203"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 xml:space="preserve"> 2 ngày làm việc</w:t>
            </w:r>
          </w:p>
        </w:tc>
      </w:tr>
      <w:tr w:rsidR="00160B12" w:rsidRPr="00D73CEB" w14:paraId="396DE41A" w14:textId="77777777" w:rsidTr="00160B12">
        <w:trPr>
          <w:gridAfter w:val="1"/>
          <w:wAfter w:w="236" w:type="dxa"/>
          <w:trHeight w:val="53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1144927"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2474DDC"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7482D1F3"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Viết đề án và báo giá gửi cho khách hàng</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59BD6018"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Tiếp nhận đề án và bổ sung nội dung của đề án gửi lại cho BizFly</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11C6CA2"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A805C9E" w14:textId="77777777" w:rsidR="00160B12" w:rsidRPr="00160B12" w:rsidRDefault="00160B12" w:rsidP="00160B12">
            <w:pPr>
              <w:rPr>
                <w:rFonts w:ascii="Times New Roman" w:hAnsi="Times New Roman"/>
                <w:color w:val="2A343A"/>
                <w:sz w:val="22"/>
                <w:szCs w:val="22"/>
              </w:rPr>
            </w:pPr>
          </w:p>
        </w:tc>
      </w:tr>
      <w:tr w:rsidR="00160B12" w:rsidRPr="00D73CEB" w14:paraId="7982BA00" w14:textId="77777777" w:rsidTr="00160B12">
        <w:trPr>
          <w:gridAfter w:val="1"/>
          <w:wAfter w:w="236" w:type="dxa"/>
          <w:trHeight w:val="50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7D496F5"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1B002DB" w14:textId="77777777" w:rsidR="00160B12" w:rsidRPr="00160B12" w:rsidRDefault="00160B12" w:rsidP="00160B12">
            <w:pPr>
              <w:rPr>
                <w:rFonts w:ascii="Times New Roman" w:hAnsi="Times New Roman"/>
                <w:b/>
                <w:bCs/>
                <w:i/>
                <w:iCs/>
                <w:color w:val="2A343A"/>
                <w:sz w:val="22"/>
                <w:szCs w:val="22"/>
              </w:rPr>
            </w:pPr>
          </w:p>
        </w:tc>
        <w:tc>
          <w:tcPr>
            <w:tcW w:w="5760" w:type="dxa"/>
            <w:gridSpan w:val="2"/>
            <w:tcBorders>
              <w:top w:val="single" w:sz="4" w:space="0" w:color="000000"/>
              <w:left w:val="nil"/>
              <w:bottom w:val="single" w:sz="4" w:space="0" w:color="000000"/>
              <w:right w:val="single" w:sz="4" w:space="0" w:color="000000"/>
            </w:tcBorders>
            <w:shd w:val="clear" w:color="auto" w:fill="FFFFFF" w:themeFill="background1"/>
            <w:vAlign w:val="center"/>
            <w:hideMark/>
          </w:tcPr>
          <w:p w14:paraId="186A5AD6"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Thống nhất nội dung và yêu cầu mô tả giao diện website</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32B7DF6"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68C2560" w14:textId="77777777" w:rsidR="00160B12" w:rsidRPr="00160B12" w:rsidRDefault="00160B12" w:rsidP="00160B12">
            <w:pPr>
              <w:rPr>
                <w:rFonts w:ascii="Times New Roman" w:hAnsi="Times New Roman"/>
                <w:color w:val="2A343A"/>
                <w:sz w:val="22"/>
                <w:szCs w:val="22"/>
              </w:rPr>
            </w:pPr>
          </w:p>
        </w:tc>
      </w:tr>
      <w:tr w:rsidR="00160B12" w:rsidRPr="00D73CEB" w14:paraId="731FE2B8" w14:textId="77777777" w:rsidTr="00160B12">
        <w:trPr>
          <w:gridAfter w:val="1"/>
          <w:wAfter w:w="236" w:type="dxa"/>
          <w:trHeight w:val="50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7268205"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B56C293" w14:textId="77777777" w:rsidR="00160B12" w:rsidRPr="00160B12" w:rsidRDefault="00160B12" w:rsidP="00160B12">
            <w:pPr>
              <w:rPr>
                <w:rFonts w:ascii="Times New Roman" w:hAnsi="Times New Roman"/>
                <w:b/>
                <w:bCs/>
                <w:i/>
                <w:iCs/>
                <w:color w:val="2A343A"/>
                <w:sz w:val="22"/>
                <w:szCs w:val="22"/>
              </w:rPr>
            </w:pPr>
          </w:p>
        </w:tc>
        <w:tc>
          <w:tcPr>
            <w:tcW w:w="5760" w:type="dxa"/>
            <w:gridSpan w:val="2"/>
            <w:tcBorders>
              <w:top w:val="single" w:sz="4" w:space="0" w:color="000000"/>
              <w:left w:val="nil"/>
              <w:bottom w:val="single" w:sz="4" w:space="0" w:color="000000"/>
              <w:right w:val="single" w:sz="4" w:space="0" w:color="000000"/>
            </w:tcBorders>
            <w:shd w:val="clear" w:color="auto" w:fill="FFFFFF" w:themeFill="background1"/>
            <w:vAlign w:val="center"/>
            <w:hideMark/>
          </w:tcPr>
          <w:p w14:paraId="1A734331"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Thống nhất nội dung và giá trị của dự án</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2E574B5"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7BB2FA7" w14:textId="77777777" w:rsidR="00160B12" w:rsidRPr="00160B12" w:rsidRDefault="00160B12" w:rsidP="00160B12">
            <w:pPr>
              <w:rPr>
                <w:rFonts w:ascii="Times New Roman" w:hAnsi="Times New Roman"/>
                <w:color w:val="2A343A"/>
                <w:sz w:val="22"/>
                <w:szCs w:val="22"/>
              </w:rPr>
            </w:pPr>
          </w:p>
        </w:tc>
      </w:tr>
      <w:tr w:rsidR="00160B12" w:rsidRPr="00D73CEB" w14:paraId="0C0FE600" w14:textId="77777777" w:rsidTr="00160B12">
        <w:trPr>
          <w:gridAfter w:val="1"/>
          <w:wAfter w:w="236" w:type="dxa"/>
          <w:trHeight w:val="719"/>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949B0DE"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2</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B131097"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Ký hợp đồng</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75701F75"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Lấy hình ảnh, dữ liệu từ khách hàng như Logo, profile công ty.</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6973CAF4"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 Cung cấp hình ảnh</w:t>
            </w:r>
            <w:r w:rsidRPr="00160B12">
              <w:rPr>
                <w:rFonts w:ascii="Times New Roman" w:hAnsi="Times New Roman"/>
                <w:color w:val="2A343A"/>
                <w:sz w:val="22"/>
                <w:szCs w:val="22"/>
              </w:rPr>
              <w:br/>
              <w:t>- Chuẩn bị nội dung chi tiết</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A3DF1CC"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1 ngày làm việc</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571DBF3"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1 ngày làm việc</w:t>
            </w:r>
          </w:p>
        </w:tc>
      </w:tr>
      <w:tr w:rsidR="00160B12" w:rsidRPr="00D73CEB" w14:paraId="73EA2D18" w14:textId="77777777" w:rsidTr="00160B12">
        <w:trPr>
          <w:gridAfter w:val="1"/>
          <w:wAfter w:w="236" w:type="dxa"/>
          <w:trHeight w:val="62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8F756FB"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3D0B1E1" w14:textId="77777777" w:rsidR="00160B12" w:rsidRPr="00160B12" w:rsidRDefault="00160B12" w:rsidP="00160B12">
            <w:pPr>
              <w:rPr>
                <w:rFonts w:ascii="Times New Roman" w:hAnsi="Times New Roman"/>
                <w:b/>
                <w:bCs/>
                <w:i/>
                <w:iCs/>
                <w:color w:val="2A343A"/>
                <w:sz w:val="22"/>
                <w:szCs w:val="22"/>
              </w:rPr>
            </w:pPr>
          </w:p>
        </w:tc>
        <w:tc>
          <w:tcPr>
            <w:tcW w:w="5760" w:type="dxa"/>
            <w:gridSpan w:val="2"/>
            <w:tcBorders>
              <w:top w:val="single" w:sz="4" w:space="0" w:color="000000"/>
              <w:left w:val="nil"/>
              <w:bottom w:val="single" w:sz="4" w:space="0" w:color="000000"/>
              <w:right w:val="single" w:sz="4" w:space="0" w:color="000000"/>
            </w:tcBorders>
            <w:shd w:val="clear" w:color="auto" w:fill="FFFFFF" w:themeFill="background1"/>
            <w:vAlign w:val="center"/>
            <w:hideMark/>
          </w:tcPr>
          <w:p w14:paraId="1844BE49"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Đại diện Bizfly và Khách hàng cùng ký biên bản xác nhận yêu cầu thiết kế giao diện WEB</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044BD2E"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81A4C34" w14:textId="77777777" w:rsidR="00160B12" w:rsidRPr="00160B12" w:rsidRDefault="00160B12" w:rsidP="00160B12">
            <w:pPr>
              <w:rPr>
                <w:rFonts w:ascii="Times New Roman" w:hAnsi="Times New Roman"/>
                <w:color w:val="2A343A"/>
                <w:sz w:val="22"/>
                <w:szCs w:val="22"/>
              </w:rPr>
            </w:pPr>
          </w:p>
        </w:tc>
      </w:tr>
      <w:tr w:rsidR="00160B12" w:rsidRPr="00D73CEB" w14:paraId="2B370F43" w14:textId="77777777" w:rsidTr="00160B12">
        <w:trPr>
          <w:gridAfter w:val="1"/>
          <w:wAfter w:w="236" w:type="dxa"/>
          <w:trHeight w:val="1874"/>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9D0F97C"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3</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1000F58"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Thiết kế giao diện</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5A598234"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Thiết kế Demo giao diện web</w:t>
            </w:r>
          </w:p>
        </w:tc>
        <w:tc>
          <w:tcPr>
            <w:tcW w:w="323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6E4D98F"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 Chuẩn bị dữ liệu bài viết, hình ảnh cần đưa lên web</w:t>
            </w:r>
            <w:r w:rsidRPr="00160B12">
              <w:rPr>
                <w:rFonts w:ascii="Times New Roman" w:hAnsi="Times New Roman"/>
                <w:color w:val="2A343A"/>
                <w:sz w:val="22"/>
                <w:szCs w:val="22"/>
              </w:rPr>
              <w:br/>
              <w:t>- Chuẩn bị thông tin tên miền</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47B2688"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20 ngày làm việc (Tối đa không quá 30 ngày làm việc)</w:t>
            </w:r>
            <w:r w:rsidRPr="00160B12">
              <w:rPr>
                <w:rFonts w:ascii="Times New Roman" w:hAnsi="Times New Roman"/>
                <w:color w:val="2A343A"/>
                <w:sz w:val="22"/>
                <w:szCs w:val="22"/>
              </w:rPr>
              <w:br/>
              <w:t>(Thời gian triển khai được tính sau khi bên A cung cấp dầy đủ tài liệu để thiết kế website: Bộ nhận diện thương hiệu nội dung, hình ảnh trên website)</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381F23F"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 xml:space="preserve"> 3 ngày làm việc</w:t>
            </w:r>
          </w:p>
        </w:tc>
      </w:tr>
      <w:tr w:rsidR="00160B12" w:rsidRPr="00D73CEB" w14:paraId="01C0007C" w14:textId="77777777" w:rsidTr="00160B12">
        <w:trPr>
          <w:gridAfter w:val="1"/>
          <w:wAfter w:w="236" w:type="dxa"/>
          <w:trHeight w:val="187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5155E7"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D597395"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0BB3EDEE"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Theo dõi tiến độ triển khai</w:t>
            </w: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0BB6BED" w14:textId="77777777" w:rsidR="00160B12" w:rsidRPr="00160B12" w:rsidRDefault="00160B12" w:rsidP="00160B12">
            <w:pPr>
              <w:rPr>
                <w:rFonts w:ascii="Times New Roman" w:hAnsi="Times New Roman"/>
                <w:color w:val="2A343A"/>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12819E0"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755161" w14:textId="77777777" w:rsidR="00160B12" w:rsidRPr="00160B12" w:rsidRDefault="00160B12" w:rsidP="00160B12">
            <w:pPr>
              <w:rPr>
                <w:rFonts w:ascii="Times New Roman" w:hAnsi="Times New Roman"/>
                <w:color w:val="2A343A"/>
                <w:sz w:val="22"/>
                <w:szCs w:val="22"/>
              </w:rPr>
            </w:pPr>
          </w:p>
        </w:tc>
      </w:tr>
      <w:tr w:rsidR="00160B12" w:rsidRPr="00D73CEB" w14:paraId="4FE36598" w14:textId="77777777" w:rsidTr="00160B12">
        <w:trPr>
          <w:gridAfter w:val="1"/>
          <w:wAfter w:w="236" w:type="dxa"/>
          <w:trHeight w:val="719"/>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DDF5902"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4</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C6671E7"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Demo giao diện website</w:t>
            </w:r>
          </w:p>
        </w:tc>
        <w:tc>
          <w:tcPr>
            <w:tcW w:w="252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12C8309"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Gửi giao diện demo trang chủ website bằng hình ảnh cho khách hàng</w:t>
            </w:r>
          </w:p>
        </w:tc>
        <w:tc>
          <w:tcPr>
            <w:tcW w:w="323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3ABBB1F"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Duyệt giao diện demo</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E367FB5"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Dựa theo yêu cầu chỉnh sửa của khách hàng (không nằm trong phạm vi thời gian thiết kế)</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BCE2EBA"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5 ngày làm việc</w:t>
            </w:r>
            <w:r w:rsidRPr="00160B12">
              <w:rPr>
                <w:rFonts w:ascii="Times New Roman" w:hAnsi="Times New Roman"/>
                <w:color w:val="2A343A"/>
                <w:sz w:val="22"/>
                <w:szCs w:val="22"/>
              </w:rPr>
              <w:br/>
              <w:t xml:space="preserve"> (Nếu trong vòng 6 ngày không phản hồi, bên B sẽ coi như bên A đã đồng ý bản thiết kế và chuyển sang bước tiếp theo)</w:t>
            </w:r>
          </w:p>
        </w:tc>
      </w:tr>
      <w:tr w:rsidR="00160B12" w:rsidRPr="00D73CEB" w14:paraId="7B523FD5" w14:textId="77777777" w:rsidTr="00160B12">
        <w:trPr>
          <w:trHeight w:val="71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1BD51C2"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6F65BA4" w14:textId="77777777" w:rsidR="00160B12" w:rsidRPr="00160B12" w:rsidRDefault="00160B12" w:rsidP="00160B12">
            <w:pPr>
              <w:rPr>
                <w:rFonts w:ascii="Times New Roman" w:hAnsi="Times New Roman"/>
                <w:b/>
                <w:bCs/>
                <w:i/>
                <w:iCs/>
                <w:color w:val="2A343A"/>
                <w:sz w:val="22"/>
                <w:szCs w:val="22"/>
              </w:rPr>
            </w:pPr>
          </w:p>
        </w:tc>
        <w:tc>
          <w:tcPr>
            <w:tcW w:w="252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4266617" w14:textId="77777777" w:rsidR="00160B12" w:rsidRPr="00160B12" w:rsidRDefault="00160B12" w:rsidP="00160B12">
            <w:pPr>
              <w:rPr>
                <w:rFonts w:ascii="Times New Roman" w:hAnsi="Times New Roman"/>
                <w:color w:val="2A343A"/>
                <w:sz w:val="22"/>
                <w:szCs w:val="22"/>
              </w:rPr>
            </w:pP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0274D14" w14:textId="77777777" w:rsidR="00160B12" w:rsidRPr="00160B12" w:rsidRDefault="00160B12" w:rsidP="00160B12">
            <w:pPr>
              <w:rPr>
                <w:rFonts w:ascii="Times New Roman" w:hAnsi="Times New Roman"/>
                <w:color w:val="2A343A"/>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EC4F878"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57CE557" w14:textId="77777777" w:rsidR="00160B12" w:rsidRPr="00160B12" w:rsidRDefault="00160B12" w:rsidP="00160B12">
            <w:pPr>
              <w:rPr>
                <w:rFonts w:ascii="Times New Roman" w:hAnsi="Times New Roman"/>
                <w:color w:val="2A343A"/>
                <w:sz w:val="22"/>
                <w:szCs w:val="22"/>
              </w:rPr>
            </w:pPr>
          </w:p>
        </w:tc>
        <w:tc>
          <w:tcPr>
            <w:tcW w:w="236" w:type="dxa"/>
            <w:tcBorders>
              <w:top w:val="nil"/>
              <w:left w:val="nil"/>
              <w:bottom w:val="nil"/>
              <w:right w:val="nil"/>
            </w:tcBorders>
            <w:shd w:val="clear" w:color="auto" w:fill="FFFFFF" w:themeFill="background1"/>
            <w:noWrap/>
            <w:vAlign w:val="bottom"/>
            <w:hideMark/>
          </w:tcPr>
          <w:p w14:paraId="33771AF7" w14:textId="77777777" w:rsidR="00160B12" w:rsidRPr="00160B12" w:rsidRDefault="00160B12" w:rsidP="00160B12">
            <w:pPr>
              <w:jc w:val="center"/>
              <w:rPr>
                <w:rFonts w:ascii="Times New Roman" w:hAnsi="Times New Roman"/>
                <w:color w:val="2A343A"/>
                <w:sz w:val="22"/>
                <w:szCs w:val="22"/>
              </w:rPr>
            </w:pPr>
          </w:p>
        </w:tc>
      </w:tr>
      <w:tr w:rsidR="00160B12" w:rsidRPr="00D73CEB" w14:paraId="4B7F7DB3" w14:textId="77777777" w:rsidTr="00160B12">
        <w:trPr>
          <w:trHeight w:val="71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D67C0DF"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05EF378"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45AF0EDF"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Chỉnh sửa giao diện</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67DA5767"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Yêu cầu chỉnh sửa giao diện</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E57F4D1"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F57CD11"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7662E887" w14:textId="77777777" w:rsidR="00160B12" w:rsidRPr="00160B12" w:rsidRDefault="00160B12" w:rsidP="00160B12">
            <w:pPr>
              <w:rPr>
                <w:rFonts w:ascii="Times New Roman" w:hAnsi="Times New Roman"/>
                <w:sz w:val="20"/>
                <w:szCs w:val="20"/>
              </w:rPr>
            </w:pPr>
          </w:p>
        </w:tc>
      </w:tr>
      <w:tr w:rsidR="00160B12" w:rsidRPr="00D73CEB" w14:paraId="63F3266B" w14:textId="77777777" w:rsidTr="00160B12">
        <w:trPr>
          <w:trHeight w:val="71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5062333"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781604E" w14:textId="77777777" w:rsidR="00160B12" w:rsidRPr="00160B12" w:rsidRDefault="00160B12" w:rsidP="00160B12">
            <w:pPr>
              <w:rPr>
                <w:rFonts w:ascii="Times New Roman" w:hAnsi="Times New Roman"/>
                <w:b/>
                <w:bCs/>
                <w:i/>
                <w:iCs/>
                <w:color w:val="2A343A"/>
                <w:sz w:val="22"/>
                <w:szCs w:val="22"/>
              </w:rPr>
            </w:pPr>
          </w:p>
        </w:tc>
        <w:tc>
          <w:tcPr>
            <w:tcW w:w="5760" w:type="dxa"/>
            <w:gridSpan w:val="2"/>
            <w:tcBorders>
              <w:top w:val="single" w:sz="4" w:space="0" w:color="000000"/>
              <w:left w:val="nil"/>
              <w:bottom w:val="single" w:sz="4" w:space="0" w:color="000000"/>
              <w:right w:val="single" w:sz="4" w:space="0" w:color="000000"/>
            </w:tcBorders>
            <w:shd w:val="clear" w:color="auto" w:fill="FFFFFF" w:themeFill="background1"/>
            <w:vAlign w:val="center"/>
            <w:hideMark/>
          </w:tcPr>
          <w:p w14:paraId="09583EB8"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Thống nhất giao diện của website</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96ADD08"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3AE3A9F"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3E0BC0E0" w14:textId="77777777" w:rsidR="00160B12" w:rsidRPr="00160B12" w:rsidRDefault="00160B12" w:rsidP="00160B12">
            <w:pPr>
              <w:rPr>
                <w:rFonts w:ascii="Times New Roman" w:hAnsi="Times New Roman"/>
                <w:sz w:val="20"/>
                <w:szCs w:val="20"/>
              </w:rPr>
            </w:pPr>
          </w:p>
        </w:tc>
      </w:tr>
      <w:tr w:rsidR="00160B12" w:rsidRPr="00D73CEB" w14:paraId="01372D3D" w14:textId="77777777" w:rsidTr="00160B12">
        <w:trPr>
          <w:trHeight w:val="989"/>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215B6EF"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5</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6179D0F"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Lập trình website</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22F0FEB4"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Xây dựng cơ sở dữ liệu cho các chức năng website theo như 2 bên thống nhất đi kèm với bản Demo website đã duyệt</w:t>
            </w:r>
          </w:p>
        </w:tc>
        <w:tc>
          <w:tcPr>
            <w:tcW w:w="323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1267F6FE"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Theo dõi tiến độ triển khai</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97B1935"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20 ngày làm việc (Tối đa không quá 30 ngày làm việc) (Thời gian triển khai sau khi Bên A đã đồng ý với bản thiết kế)</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282E32A"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7 ngày làm việc</w:t>
            </w:r>
          </w:p>
        </w:tc>
        <w:tc>
          <w:tcPr>
            <w:tcW w:w="236" w:type="dxa"/>
            <w:shd w:val="clear" w:color="auto" w:fill="FFFFFF" w:themeFill="background1"/>
            <w:vAlign w:val="center"/>
            <w:hideMark/>
          </w:tcPr>
          <w:p w14:paraId="3251A517" w14:textId="77777777" w:rsidR="00160B12" w:rsidRPr="00160B12" w:rsidRDefault="00160B12" w:rsidP="00160B12">
            <w:pPr>
              <w:rPr>
                <w:rFonts w:ascii="Times New Roman" w:hAnsi="Times New Roman"/>
                <w:sz w:val="20"/>
                <w:szCs w:val="20"/>
              </w:rPr>
            </w:pPr>
          </w:p>
        </w:tc>
      </w:tr>
      <w:tr w:rsidR="00160B12" w:rsidRPr="00D73CEB" w14:paraId="219F3A9F" w14:textId="77777777" w:rsidTr="00160B12">
        <w:trPr>
          <w:trHeight w:val="61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CCF3462"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419686B"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0DC7CDDB"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Lập trình hệ quản trị website</w:t>
            </w: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530FD23" w14:textId="77777777" w:rsidR="00160B12" w:rsidRPr="00160B12" w:rsidRDefault="00160B12" w:rsidP="00160B12">
            <w:pPr>
              <w:rPr>
                <w:rFonts w:ascii="Times New Roman" w:hAnsi="Times New Roman"/>
                <w:color w:val="2A343A"/>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36BF27F"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F42B040"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1C707758" w14:textId="77777777" w:rsidR="00160B12" w:rsidRPr="00160B12" w:rsidRDefault="00160B12" w:rsidP="00160B12">
            <w:pPr>
              <w:rPr>
                <w:rFonts w:ascii="Times New Roman" w:hAnsi="Times New Roman"/>
                <w:sz w:val="20"/>
                <w:szCs w:val="20"/>
              </w:rPr>
            </w:pPr>
          </w:p>
        </w:tc>
      </w:tr>
      <w:tr w:rsidR="00160B12" w:rsidRPr="00D73CEB" w14:paraId="4946E102" w14:textId="77777777" w:rsidTr="00160B12">
        <w:trPr>
          <w:trHeight w:val="61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4989C75"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DB72546"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161DB025"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Lập trình giao diện website</w:t>
            </w: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BFB3A62" w14:textId="77777777" w:rsidR="00160B12" w:rsidRPr="00160B12" w:rsidRDefault="00160B12" w:rsidP="00160B12">
            <w:pPr>
              <w:rPr>
                <w:rFonts w:ascii="Times New Roman" w:hAnsi="Times New Roman"/>
                <w:color w:val="2A343A"/>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FFB8B42"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01A2BA9"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7709AD36" w14:textId="77777777" w:rsidR="00160B12" w:rsidRPr="00160B12" w:rsidRDefault="00160B12" w:rsidP="00160B12">
            <w:pPr>
              <w:rPr>
                <w:rFonts w:ascii="Times New Roman" w:hAnsi="Times New Roman"/>
                <w:sz w:val="20"/>
                <w:szCs w:val="20"/>
              </w:rPr>
            </w:pPr>
          </w:p>
        </w:tc>
      </w:tr>
      <w:tr w:rsidR="00160B12" w:rsidRPr="00D73CEB" w14:paraId="714A013A" w14:textId="77777777" w:rsidTr="00160B12">
        <w:trPr>
          <w:trHeight w:val="524"/>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F32F540"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6</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0F764D4"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Cài đặt lên mạng</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4DE3E4EB"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Cài đặt website chạy thử trên mạng internet</w:t>
            </w:r>
          </w:p>
        </w:tc>
        <w:tc>
          <w:tcPr>
            <w:tcW w:w="323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3AD1E549"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Vận hành thử website và chỉnh sửa những tiểu tiết nhỏ của website yêu cầu BizFly hoàn thiện</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155FA29"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Dựa theo yêu cầu chỉnh sửa của khách hàng</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A6ACC29"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 xml:space="preserve"> 2 ngày làm việc</w:t>
            </w:r>
          </w:p>
        </w:tc>
        <w:tc>
          <w:tcPr>
            <w:tcW w:w="236" w:type="dxa"/>
            <w:shd w:val="clear" w:color="auto" w:fill="FFFFFF" w:themeFill="background1"/>
            <w:vAlign w:val="center"/>
            <w:hideMark/>
          </w:tcPr>
          <w:p w14:paraId="6E2735DB" w14:textId="77777777" w:rsidR="00160B12" w:rsidRPr="00160B12" w:rsidRDefault="00160B12" w:rsidP="00160B12">
            <w:pPr>
              <w:rPr>
                <w:rFonts w:ascii="Times New Roman" w:hAnsi="Times New Roman"/>
                <w:sz w:val="20"/>
                <w:szCs w:val="20"/>
              </w:rPr>
            </w:pPr>
          </w:p>
        </w:tc>
      </w:tr>
      <w:tr w:rsidR="00160B12" w:rsidRPr="00D73CEB" w14:paraId="54C6C9A6" w14:textId="77777777" w:rsidTr="00160B12">
        <w:trPr>
          <w:trHeight w:val="64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F1DF2D9"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FA5482"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7088EBB8"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Chỉnh sửa những chức năng, tiểu tiết nhỏ khách hàng cung cấp (nếu có)</w:t>
            </w: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FC7F2A5" w14:textId="77777777" w:rsidR="00160B12" w:rsidRPr="00160B12" w:rsidRDefault="00160B12" w:rsidP="00160B12">
            <w:pPr>
              <w:rPr>
                <w:rFonts w:ascii="Times New Roman" w:hAnsi="Times New Roman"/>
                <w:color w:val="2A343A"/>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44B48712"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5CAEA34A"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32BB4159" w14:textId="77777777" w:rsidR="00160B12" w:rsidRPr="00160B12" w:rsidRDefault="00160B12" w:rsidP="00160B12">
            <w:pPr>
              <w:rPr>
                <w:rFonts w:ascii="Times New Roman" w:hAnsi="Times New Roman"/>
                <w:sz w:val="20"/>
                <w:szCs w:val="20"/>
              </w:rPr>
            </w:pPr>
          </w:p>
        </w:tc>
      </w:tr>
      <w:tr w:rsidR="00160B12" w:rsidRPr="00D73CEB" w14:paraId="19B3267E" w14:textId="77777777" w:rsidTr="00160B12">
        <w:trPr>
          <w:trHeight w:val="509"/>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932C8BB"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7</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C4BAF8F"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Thêm hiệu ứng Gif (nếu có)</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5E9AE3EE"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Thiết kế Gif Banner</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7726F946"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Theo dõi tiến độ</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D35EE23"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Dựa theo yêu cầu chỉnh sửa của khách hàng</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8FD8A5D"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 xml:space="preserve"> 1 ngày làm việc</w:t>
            </w:r>
          </w:p>
        </w:tc>
        <w:tc>
          <w:tcPr>
            <w:tcW w:w="236" w:type="dxa"/>
            <w:shd w:val="clear" w:color="auto" w:fill="FFFFFF" w:themeFill="background1"/>
            <w:vAlign w:val="center"/>
            <w:hideMark/>
          </w:tcPr>
          <w:p w14:paraId="01B1B681" w14:textId="77777777" w:rsidR="00160B12" w:rsidRPr="00160B12" w:rsidRDefault="00160B12" w:rsidP="00160B12">
            <w:pPr>
              <w:rPr>
                <w:rFonts w:ascii="Times New Roman" w:hAnsi="Times New Roman"/>
                <w:sz w:val="20"/>
                <w:szCs w:val="20"/>
              </w:rPr>
            </w:pPr>
          </w:p>
        </w:tc>
      </w:tr>
      <w:tr w:rsidR="00160B12" w:rsidRPr="00D73CEB" w14:paraId="450511DE" w14:textId="77777777" w:rsidTr="00160B12">
        <w:trPr>
          <w:trHeight w:val="50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8D86906"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141CCF7" w14:textId="77777777" w:rsidR="00160B12" w:rsidRPr="00160B12" w:rsidRDefault="00160B12" w:rsidP="00160B12">
            <w:pPr>
              <w:rPr>
                <w:rFonts w:ascii="Times New Roman" w:hAnsi="Times New Roman"/>
                <w:b/>
                <w:bCs/>
                <w:i/>
                <w:iCs/>
                <w:color w:val="2A343A"/>
                <w:sz w:val="22"/>
                <w:szCs w:val="22"/>
              </w:rPr>
            </w:pPr>
          </w:p>
        </w:tc>
        <w:tc>
          <w:tcPr>
            <w:tcW w:w="5760" w:type="dxa"/>
            <w:gridSpan w:val="2"/>
            <w:tcBorders>
              <w:top w:val="single" w:sz="4" w:space="0" w:color="000000"/>
              <w:left w:val="nil"/>
              <w:bottom w:val="single" w:sz="4" w:space="0" w:color="000000"/>
              <w:right w:val="single" w:sz="4" w:space="0" w:color="000000"/>
            </w:tcBorders>
            <w:shd w:val="clear" w:color="auto" w:fill="FFFFFF" w:themeFill="background1"/>
            <w:vAlign w:val="center"/>
            <w:hideMark/>
          </w:tcPr>
          <w:p w14:paraId="04610C01"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Thống nhất Gif banner</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A1647F9"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3D3EB7B"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53FDA739" w14:textId="77777777" w:rsidR="00160B12" w:rsidRPr="00160B12" w:rsidRDefault="00160B12" w:rsidP="00160B12">
            <w:pPr>
              <w:rPr>
                <w:rFonts w:ascii="Times New Roman" w:hAnsi="Times New Roman"/>
                <w:sz w:val="20"/>
                <w:szCs w:val="20"/>
              </w:rPr>
            </w:pPr>
          </w:p>
        </w:tc>
      </w:tr>
      <w:tr w:rsidR="00160B12" w:rsidRPr="00D73CEB" w14:paraId="70E45692" w14:textId="77777777" w:rsidTr="00160B12">
        <w:trPr>
          <w:trHeight w:val="464"/>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E8B5B85"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lastRenderedPageBreak/>
              <w:t>8</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342F067"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Biên bản bàn giao, đào tạo quản trị</w:t>
            </w:r>
          </w:p>
        </w:tc>
        <w:tc>
          <w:tcPr>
            <w:tcW w:w="2524"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A0D9F9E" w14:textId="054E561F"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 xml:space="preserve">Gửi biên bàn giao website qua </w:t>
            </w:r>
            <w:commentRangeStart w:id="172"/>
            <w:commentRangeStart w:id="173"/>
            <w:r w:rsidRPr="00160B12">
              <w:rPr>
                <w:rFonts w:ascii="Times New Roman" w:hAnsi="Times New Roman"/>
                <w:color w:val="2A343A"/>
                <w:sz w:val="22"/>
                <w:szCs w:val="22"/>
              </w:rPr>
              <w:t>email</w:t>
            </w:r>
            <w:commentRangeEnd w:id="172"/>
            <w:r w:rsidR="000A321F">
              <w:rPr>
                <w:rStyle w:val="CommentReference"/>
              </w:rPr>
              <w:commentReference w:id="172"/>
            </w:r>
            <w:commentRangeEnd w:id="173"/>
            <w:r w:rsidR="001D79A1">
              <w:rPr>
                <w:rStyle w:val="CommentReference"/>
              </w:rPr>
              <w:commentReference w:id="173"/>
            </w:r>
            <w:ins w:id="174" w:author="NB" w:date="2025-05-24T10:27:00Z" w16du:dateUtc="2025-05-24T03:27:00Z">
              <w:r w:rsidR="001D79A1">
                <w:rPr>
                  <w:rFonts w:ascii="Times New Roman" w:hAnsi="Times New Roman"/>
                  <w:color w:val="2A343A"/>
                  <w:sz w:val="22"/>
                  <w:szCs w:val="22"/>
                </w:rPr>
                <w:t xml:space="preserve"> </w:t>
              </w:r>
              <w:r w:rsidR="001D79A1" w:rsidRPr="001D79A1">
                <w:rPr>
                  <w:rFonts w:ascii="Times New Roman" w:hAnsi="Times New Roman" w:hint="eastAsia"/>
                  <w:color w:val="2A343A"/>
                  <w:sz w:val="22"/>
                  <w:szCs w:val="22"/>
                </w:rPr>
                <w:t>đ</w:t>
              </w:r>
              <w:r w:rsidR="001D79A1" w:rsidRPr="001D79A1">
                <w:rPr>
                  <w:rFonts w:ascii="Times New Roman" w:hAnsi="Times New Roman"/>
                  <w:color w:val="2A343A"/>
                  <w:sz w:val="22"/>
                  <w:szCs w:val="22"/>
                </w:rPr>
                <w:t>ồng thời gửi 04 bản cứng cho bên A</w:t>
              </w:r>
            </w:ins>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27B16883"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Tiếp nhận các thông số quản trị</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5C032395"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10 ngày làm việc (không quá 14 ngày làm việc)</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7F78FB98"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2 ngày làm việc</w:t>
            </w:r>
          </w:p>
        </w:tc>
        <w:tc>
          <w:tcPr>
            <w:tcW w:w="236" w:type="dxa"/>
            <w:shd w:val="clear" w:color="auto" w:fill="FFFFFF" w:themeFill="background1"/>
            <w:vAlign w:val="center"/>
            <w:hideMark/>
          </w:tcPr>
          <w:p w14:paraId="5F58E8B5" w14:textId="77777777" w:rsidR="00160B12" w:rsidRPr="00160B12" w:rsidRDefault="00160B12" w:rsidP="00160B12">
            <w:pPr>
              <w:rPr>
                <w:rFonts w:ascii="Times New Roman" w:hAnsi="Times New Roman"/>
                <w:sz w:val="20"/>
                <w:szCs w:val="20"/>
              </w:rPr>
            </w:pPr>
          </w:p>
        </w:tc>
      </w:tr>
      <w:tr w:rsidR="00160B12" w:rsidRPr="00D73CEB" w14:paraId="4EAD7064" w14:textId="77777777" w:rsidTr="00160B12">
        <w:trPr>
          <w:trHeight w:val="46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2DA11AF"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2E516C2" w14:textId="77777777" w:rsidR="00160B12" w:rsidRPr="00160B12" w:rsidRDefault="00160B12" w:rsidP="00160B12">
            <w:pPr>
              <w:rPr>
                <w:rFonts w:ascii="Times New Roman" w:hAnsi="Times New Roman"/>
                <w:b/>
                <w:bCs/>
                <w:i/>
                <w:iCs/>
                <w:color w:val="2A343A"/>
                <w:sz w:val="22"/>
                <w:szCs w:val="22"/>
              </w:rPr>
            </w:pPr>
          </w:p>
        </w:tc>
        <w:tc>
          <w:tcPr>
            <w:tcW w:w="2524"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9A6BC17" w14:textId="77777777" w:rsidR="00160B12" w:rsidRPr="00160B12" w:rsidRDefault="00160B12" w:rsidP="00160B12">
            <w:pPr>
              <w:rPr>
                <w:rFonts w:ascii="Times New Roman" w:hAnsi="Times New Roman"/>
                <w:color w:val="2A343A"/>
                <w:sz w:val="22"/>
                <w:szCs w:val="22"/>
              </w:rPr>
            </w:pP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7C8A7DE3" w14:textId="21E02A56"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 xml:space="preserve">Xác nhận biên bản bàn giao website qua </w:t>
            </w:r>
            <w:commentRangeStart w:id="175"/>
            <w:commentRangeStart w:id="176"/>
            <w:r w:rsidRPr="00160B12">
              <w:rPr>
                <w:rFonts w:ascii="Times New Roman" w:hAnsi="Times New Roman"/>
                <w:color w:val="2A343A"/>
                <w:sz w:val="22"/>
                <w:szCs w:val="22"/>
              </w:rPr>
              <w:t>email</w:t>
            </w:r>
            <w:ins w:id="177" w:author="NB" w:date="2025-05-24T10:28:00Z" w16du:dateUtc="2025-05-24T03:28:00Z">
              <w:r w:rsidR="001D79A1">
                <w:rPr>
                  <w:rFonts w:ascii="Times New Roman" w:hAnsi="Times New Roman"/>
                  <w:color w:val="2A343A"/>
                  <w:sz w:val="22"/>
                  <w:szCs w:val="22"/>
                </w:rPr>
                <w:t xml:space="preserve"> </w:t>
              </w:r>
              <w:r w:rsidR="001D79A1" w:rsidRPr="001D79A1">
                <w:rPr>
                  <w:rFonts w:ascii="Times New Roman" w:hAnsi="Times New Roman"/>
                  <w:color w:val="2A343A"/>
                  <w:sz w:val="22"/>
                  <w:szCs w:val="22"/>
                </w:rPr>
                <w:t xml:space="preserve">và xác nhận, ký </w:t>
              </w:r>
              <w:r w:rsidR="001D79A1" w:rsidRPr="001D79A1">
                <w:rPr>
                  <w:rFonts w:ascii="Times New Roman" w:hAnsi="Times New Roman" w:hint="eastAsia"/>
                  <w:color w:val="2A343A"/>
                  <w:sz w:val="22"/>
                  <w:szCs w:val="22"/>
                </w:rPr>
                <w:t>đó</w:t>
              </w:r>
              <w:r w:rsidR="001D79A1" w:rsidRPr="001D79A1">
                <w:rPr>
                  <w:rFonts w:ascii="Times New Roman" w:hAnsi="Times New Roman"/>
                  <w:color w:val="2A343A"/>
                  <w:sz w:val="22"/>
                  <w:szCs w:val="22"/>
                </w:rPr>
                <w:t xml:space="preserve">ng dấu </w:t>
              </w:r>
            </w:ins>
            <w:ins w:id="178" w:author="NB" w:date="2025-05-24T11:01:00Z" w16du:dateUtc="2025-05-24T04:01:00Z">
              <w:r w:rsidR="00CD6411">
                <w:rPr>
                  <w:rFonts w:ascii="Times New Roman" w:hAnsi="Times New Roman"/>
                  <w:color w:val="2A343A"/>
                  <w:sz w:val="22"/>
                  <w:szCs w:val="22"/>
                </w:rPr>
                <w:t>r</w:t>
              </w:r>
            </w:ins>
            <w:ins w:id="179" w:author="NB" w:date="2025-05-24T11:02:00Z" w16du:dateUtc="2025-05-24T04:02:00Z">
              <w:r w:rsidR="00CD6411">
                <w:rPr>
                  <w:rFonts w:ascii="Times New Roman" w:hAnsi="Times New Roman"/>
                  <w:color w:val="2A343A"/>
                  <w:sz w:val="22"/>
                  <w:szCs w:val="22"/>
                </w:rPr>
                <w:t>ồi</w:t>
              </w:r>
            </w:ins>
            <w:ins w:id="180" w:author="NB" w:date="2025-05-24T10:28:00Z" w16du:dateUtc="2025-05-24T03:28:00Z">
              <w:r w:rsidR="001D79A1" w:rsidRPr="001D79A1">
                <w:rPr>
                  <w:rFonts w:ascii="Times New Roman" w:hAnsi="Times New Roman"/>
                  <w:color w:val="2A343A"/>
                  <w:sz w:val="22"/>
                  <w:szCs w:val="22"/>
                </w:rPr>
                <w:t xml:space="preserve"> gửi lại cho Bên B 02 Biên bản bàn giao</w:t>
              </w:r>
              <w:r w:rsidR="001D79A1">
                <w:rPr>
                  <w:rFonts w:ascii="Times New Roman" w:hAnsi="Times New Roman"/>
                  <w:color w:val="2A343A"/>
                  <w:sz w:val="22"/>
                  <w:szCs w:val="22"/>
                </w:rPr>
                <w:t>.</w:t>
              </w:r>
            </w:ins>
            <w:del w:id="181" w:author="NB" w:date="2025-05-24T10:28:00Z" w16du:dateUtc="2025-05-24T03:28:00Z">
              <w:r w:rsidRPr="00160B12" w:rsidDel="001D79A1">
                <w:rPr>
                  <w:rFonts w:ascii="Times New Roman" w:hAnsi="Times New Roman"/>
                  <w:color w:val="2A343A"/>
                  <w:sz w:val="22"/>
                  <w:szCs w:val="22"/>
                </w:rPr>
                <w:delText>.</w:delText>
              </w:r>
            </w:del>
            <w:commentRangeEnd w:id="175"/>
            <w:r w:rsidR="000A321F">
              <w:rPr>
                <w:rStyle w:val="CommentReference"/>
              </w:rPr>
              <w:commentReference w:id="175"/>
            </w:r>
            <w:commentRangeEnd w:id="176"/>
            <w:r w:rsidR="001D79A1">
              <w:rPr>
                <w:rStyle w:val="CommentReference"/>
              </w:rPr>
              <w:commentReference w:id="176"/>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80C6739"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EE0D5FE"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527E3469" w14:textId="77777777" w:rsidR="00160B12" w:rsidRPr="00160B12" w:rsidRDefault="00160B12" w:rsidP="00160B12">
            <w:pPr>
              <w:rPr>
                <w:rFonts w:ascii="Times New Roman" w:hAnsi="Times New Roman"/>
                <w:sz w:val="20"/>
                <w:szCs w:val="20"/>
              </w:rPr>
            </w:pPr>
          </w:p>
        </w:tc>
      </w:tr>
      <w:tr w:rsidR="00160B12" w:rsidRPr="00D73CEB" w14:paraId="55415010" w14:textId="77777777" w:rsidTr="00160B12">
        <w:trPr>
          <w:trHeight w:val="92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EBD9AC5" w14:textId="77777777" w:rsidR="00160B12" w:rsidRPr="00160B12" w:rsidRDefault="00160B12" w:rsidP="00160B12">
            <w:pPr>
              <w:rPr>
                <w:rFonts w:ascii="Times New Roman" w:hAnsi="Times New Roman"/>
                <w:color w:val="2A343A"/>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E76DBA" w14:textId="77777777" w:rsidR="00160B12" w:rsidRPr="00160B12" w:rsidRDefault="00160B12" w:rsidP="00160B12">
            <w:pPr>
              <w:rPr>
                <w:rFonts w:ascii="Times New Roman" w:hAnsi="Times New Roman"/>
                <w:b/>
                <w:bCs/>
                <w:i/>
                <w:iCs/>
                <w:color w:val="2A343A"/>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1B6963A5"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Hướng dẫn quản trị website</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35207A26"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Bizfly hướng dẫn quản trị thông qua công cụ online như Google Meet hoặc Ultraviewer</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9FAC90A" w14:textId="77777777" w:rsidR="00160B12" w:rsidRPr="00160B12" w:rsidRDefault="00160B12" w:rsidP="00160B12">
            <w:pPr>
              <w:rPr>
                <w:rFonts w:ascii="Times New Roman" w:hAnsi="Times New Roman"/>
                <w:color w:val="2A343A"/>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4FF582D" w14:textId="77777777" w:rsidR="00160B12" w:rsidRPr="00160B12" w:rsidRDefault="00160B12" w:rsidP="00160B12">
            <w:pPr>
              <w:rPr>
                <w:rFonts w:ascii="Times New Roman" w:hAnsi="Times New Roman"/>
                <w:color w:val="2A343A"/>
                <w:sz w:val="22"/>
                <w:szCs w:val="22"/>
              </w:rPr>
            </w:pPr>
          </w:p>
        </w:tc>
        <w:tc>
          <w:tcPr>
            <w:tcW w:w="236" w:type="dxa"/>
            <w:shd w:val="clear" w:color="auto" w:fill="FFFFFF" w:themeFill="background1"/>
            <w:vAlign w:val="center"/>
            <w:hideMark/>
          </w:tcPr>
          <w:p w14:paraId="32E6A47E" w14:textId="77777777" w:rsidR="00160B12" w:rsidRPr="00160B12" w:rsidRDefault="00160B12" w:rsidP="00160B12">
            <w:pPr>
              <w:rPr>
                <w:rFonts w:ascii="Times New Roman" w:hAnsi="Times New Roman"/>
                <w:sz w:val="20"/>
                <w:szCs w:val="20"/>
              </w:rPr>
            </w:pPr>
          </w:p>
        </w:tc>
      </w:tr>
      <w:tr w:rsidR="00160B12" w:rsidRPr="00D73CEB" w14:paraId="6A0F90E5" w14:textId="77777777" w:rsidTr="00160B12">
        <w:trPr>
          <w:trHeight w:val="1184"/>
        </w:trPr>
        <w:tc>
          <w:tcPr>
            <w:tcW w:w="106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45A94AEE" w14:textId="77777777" w:rsidR="00160B12" w:rsidRPr="00160B12" w:rsidRDefault="00160B12" w:rsidP="00160B12">
            <w:pPr>
              <w:jc w:val="center"/>
              <w:rPr>
                <w:rFonts w:ascii="Times New Roman" w:hAnsi="Times New Roman"/>
                <w:color w:val="000000"/>
                <w:sz w:val="22"/>
                <w:szCs w:val="22"/>
              </w:rPr>
            </w:pPr>
            <w:r w:rsidRPr="00160B12">
              <w:rPr>
                <w:rFonts w:ascii="Times New Roman" w:hAnsi="Times New Roman"/>
                <w:color w:val="000000"/>
                <w:sz w:val="22"/>
                <w:szCs w:val="22"/>
              </w:rPr>
              <w:t>9</w:t>
            </w:r>
          </w:p>
        </w:tc>
        <w:tc>
          <w:tcPr>
            <w:tcW w:w="114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0AAC737E" w14:textId="77777777" w:rsidR="00160B12" w:rsidRPr="00160B12" w:rsidRDefault="00160B12" w:rsidP="00160B12">
            <w:pPr>
              <w:rPr>
                <w:rFonts w:ascii="Times New Roman" w:hAnsi="Times New Roman"/>
                <w:b/>
                <w:bCs/>
                <w:i/>
                <w:iCs/>
                <w:color w:val="000000"/>
                <w:sz w:val="22"/>
                <w:szCs w:val="22"/>
              </w:rPr>
            </w:pPr>
            <w:r w:rsidRPr="00160B12">
              <w:rPr>
                <w:rFonts w:ascii="Times New Roman" w:hAnsi="Times New Roman"/>
                <w:b/>
                <w:bCs/>
                <w:i/>
                <w:iCs/>
                <w:color w:val="000000"/>
                <w:sz w:val="22"/>
                <w:szCs w:val="22"/>
              </w:rPr>
              <w:t>Nghiệm thu và thanh lý hợp đồng</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14D752E3"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Biên bản nghiệm thu được lập thành 04 bản</w:t>
            </w:r>
          </w:p>
        </w:tc>
        <w:tc>
          <w:tcPr>
            <w:tcW w:w="3236"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23938517"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Xác nhận, ký đóng dấu và gửi lại cho Bên B 02 Biên bản nghiệm thu (Sau 30 ngày Bên A không phản hồi và gửi lại 02 bản cứng Biên bản nghiệm thu và thanh lý hợp đồng cho Bên B thì Bên B mặc định rằng Bên A đã đồng ý và xác nhận các nội dung được thống nhất trong Biên bản nghiệm thu và phải hoàn thành nghĩa vụ được quy định trong Biên bản nghiệm thu, Hợp đồng và Phụ lục đã ký kết)</w:t>
            </w:r>
          </w:p>
        </w:tc>
        <w:tc>
          <w:tcPr>
            <w:tcW w:w="1572"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D6586CA" w14:textId="77777777" w:rsidR="00160B12" w:rsidRPr="00160B12" w:rsidRDefault="00160B12" w:rsidP="00160B12">
            <w:pPr>
              <w:jc w:val="center"/>
              <w:rPr>
                <w:rFonts w:ascii="Times New Roman" w:hAnsi="Times New Roman"/>
                <w:color w:val="000000"/>
                <w:sz w:val="22"/>
                <w:szCs w:val="22"/>
              </w:rPr>
            </w:pPr>
            <w:r w:rsidRPr="00160B12">
              <w:rPr>
                <w:rFonts w:ascii="Times New Roman" w:hAnsi="Times New Roman"/>
                <w:color w:val="000000"/>
                <w:sz w:val="22"/>
                <w:szCs w:val="22"/>
              </w:rPr>
              <w:t>03 ngày làm việc</w:t>
            </w:r>
          </w:p>
        </w:tc>
        <w:tc>
          <w:tcPr>
            <w:tcW w:w="1170" w:type="dxa"/>
            <w:vMerge w:val="restart"/>
            <w:tcBorders>
              <w:top w:val="nil"/>
              <w:left w:val="single" w:sz="4" w:space="0" w:color="000000"/>
              <w:bottom w:val="single" w:sz="4" w:space="0" w:color="000000"/>
              <w:right w:val="single" w:sz="4" w:space="0" w:color="000000"/>
            </w:tcBorders>
            <w:shd w:val="clear" w:color="auto" w:fill="FFFFFF" w:themeFill="background1"/>
            <w:vAlign w:val="center"/>
            <w:hideMark/>
          </w:tcPr>
          <w:p w14:paraId="6AF0DF81" w14:textId="77777777" w:rsidR="00160B12" w:rsidRPr="00160B12" w:rsidRDefault="00160B12" w:rsidP="00160B12">
            <w:pPr>
              <w:jc w:val="center"/>
              <w:rPr>
                <w:rFonts w:ascii="Times New Roman" w:hAnsi="Times New Roman"/>
                <w:color w:val="000000"/>
                <w:sz w:val="22"/>
                <w:szCs w:val="22"/>
              </w:rPr>
            </w:pPr>
            <w:r w:rsidRPr="00160B12">
              <w:rPr>
                <w:rFonts w:ascii="Times New Roman" w:hAnsi="Times New Roman"/>
                <w:color w:val="000000"/>
                <w:sz w:val="22"/>
                <w:szCs w:val="22"/>
              </w:rPr>
              <w:t>30 ngày làm việc</w:t>
            </w:r>
          </w:p>
        </w:tc>
        <w:tc>
          <w:tcPr>
            <w:tcW w:w="236" w:type="dxa"/>
            <w:shd w:val="clear" w:color="auto" w:fill="FFFFFF" w:themeFill="background1"/>
            <w:vAlign w:val="center"/>
            <w:hideMark/>
          </w:tcPr>
          <w:p w14:paraId="35BB35E6" w14:textId="77777777" w:rsidR="00160B12" w:rsidRPr="00160B12" w:rsidRDefault="00160B12" w:rsidP="00160B12">
            <w:pPr>
              <w:rPr>
                <w:rFonts w:ascii="Times New Roman" w:hAnsi="Times New Roman"/>
                <w:sz w:val="20"/>
                <w:szCs w:val="20"/>
              </w:rPr>
            </w:pPr>
          </w:p>
        </w:tc>
      </w:tr>
      <w:tr w:rsidR="00160B12" w:rsidRPr="00D73CEB" w14:paraId="34E2C6C9" w14:textId="77777777" w:rsidTr="00160B12">
        <w:trPr>
          <w:trHeight w:val="1184"/>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23680F2" w14:textId="77777777" w:rsidR="00160B12" w:rsidRPr="00160B12" w:rsidRDefault="00160B12" w:rsidP="00160B12">
            <w:pPr>
              <w:rPr>
                <w:rFonts w:ascii="Times New Roman" w:hAnsi="Times New Roman"/>
                <w:color w:val="000000"/>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2FFDC95D" w14:textId="77777777" w:rsidR="00160B12" w:rsidRPr="00160B12" w:rsidRDefault="00160B12" w:rsidP="00160B12">
            <w:pPr>
              <w:rPr>
                <w:rFonts w:ascii="Times New Roman" w:hAnsi="Times New Roman"/>
                <w:b/>
                <w:bCs/>
                <w:i/>
                <w:iCs/>
                <w:color w:val="000000"/>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3622BB98"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Gửi bản mềm và 04 bản cứng cho Bên A</w:t>
            </w:r>
          </w:p>
        </w:tc>
        <w:tc>
          <w:tcPr>
            <w:tcW w:w="323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D8382A5" w14:textId="77777777" w:rsidR="00160B12" w:rsidRPr="00160B12" w:rsidRDefault="00160B12" w:rsidP="00160B12">
            <w:pPr>
              <w:rPr>
                <w:rFonts w:ascii="Times New Roman" w:hAnsi="Times New Roman"/>
                <w:color w:val="000000"/>
                <w:sz w:val="22"/>
                <w:szCs w:val="22"/>
              </w:rPr>
            </w:pP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6937D845" w14:textId="77777777" w:rsidR="00160B12" w:rsidRPr="00160B12" w:rsidRDefault="00160B12" w:rsidP="00160B12">
            <w:pPr>
              <w:rPr>
                <w:rFonts w:ascii="Times New Roman" w:hAnsi="Times New Roman"/>
                <w:color w:val="000000"/>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E70B14D" w14:textId="77777777" w:rsidR="00160B12" w:rsidRPr="00160B12" w:rsidRDefault="00160B12" w:rsidP="00160B12">
            <w:pPr>
              <w:rPr>
                <w:rFonts w:ascii="Times New Roman" w:hAnsi="Times New Roman"/>
                <w:color w:val="000000"/>
                <w:sz w:val="22"/>
                <w:szCs w:val="22"/>
              </w:rPr>
            </w:pPr>
          </w:p>
        </w:tc>
        <w:tc>
          <w:tcPr>
            <w:tcW w:w="236" w:type="dxa"/>
            <w:shd w:val="clear" w:color="auto" w:fill="FFFFFF" w:themeFill="background1"/>
            <w:vAlign w:val="center"/>
            <w:hideMark/>
          </w:tcPr>
          <w:p w14:paraId="644E8F77" w14:textId="77777777" w:rsidR="00160B12" w:rsidRPr="00160B12" w:rsidRDefault="00160B12" w:rsidP="00160B12">
            <w:pPr>
              <w:rPr>
                <w:rFonts w:ascii="Times New Roman" w:hAnsi="Times New Roman"/>
                <w:sz w:val="20"/>
                <w:szCs w:val="20"/>
              </w:rPr>
            </w:pPr>
          </w:p>
        </w:tc>
      </w:tr>
      <w:tr w:rsidR="00160B12" w:rsidRPr="00D73CEB" w14:paraId="59C9FD96" w14:textId="77777777" w:rsidTr="00160B12">
        <w:trPr>
          <w:trHeight w:val="50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F0DED7" w14:textId="77777777" w:rsidR="00160B12" w:rsidRPr="00160B12" w:rsidRDefault="00160B12" w:rsidP="00160B12">
            <w:pPr>
              <w:rPr>
                <w:rFonts w:ascii="Times New Roman" w:hAnsi="Times New Roman"/>
                <w:color w:val="000000"/>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05A1C56F" w14:textId="77777777" w:rsidR="00160B12" w:rsidRPr="00160B12" w:rsidRDefault="00160B12" w:rsidP="00160B12">
            <w:pPr>
              <w:rPr>
                <w:rFonts w:ascii="Times New Roman" w:hAnsi="Times New Roman"/>
                <w:b/>
                <w:bCs/>
                <w:i/>
                <w:iCs/>
                <w:color w:val="000000"/>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2A1FF962"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Bàn giao website toàn bộ</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27AEF813"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Tiếp nhận bàn giao website</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E6FB1B6" w14:textId="77777777" w:rsidR="00160B12" w:rsidRPr="00160B12" w:rsidRDefault="00160B12" w:rsidP="00160B12">
            <w:pPr>
              <w:rPr>
                <w:rFonts w:ascii="Times New Roman" w:hAnsi="Times New Roman"/>
                <w:color w:val="000000"/>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E0197E4" w14:textId="77777777" w:rsidR="00160B12" w:rsidRPr="00160B12" w:rsidRDefault="00160B12" w:rsidP="00160B12">
            <w:pPr>
              <w:rPr>
                <w:rFonts w:ascii="Times New Roman" w:hAnsi="Times New Roman"/>
                <w:color w:val="000000"/>
                <w:sz w:val="22"/>
                <w:szCs w:val="22"/>
              </w:rPr>
            </w:pPr>
          </w:p>
        </w:tc>
        <w:tc>
          <w:tcPr>
            <w:tcW w:w="236" w:type="dxa"/>
            <w:shd w:val="clear" w:color="auto" w:fill="FFFFFF" w:themeFill="background1"/>
            <w:vAlign w:val="center"/>
            <w:hideMark/>
          </w:tcPr>
          <w:p w14:paraId="3E2CDA93" w14:textId="77777777" w:rsidR="00160B12" w:rsidRPr="00160B12" w:rsidRDefault="00160B12" w:rsidP="00160B12">
            <w:pPr>
              <w:rPr>
                <w:rFonts w:ascii="Times New Roman" w:hAnsi="Times New Roman"/>
                <w:sz w:val="20"/>
                <w:szCs w:val="20"/>
              </w:rPr>
            </w:pPr>
          </w:p>
        </w:tc>
      </w:tr>
      <w:tr w:rsidR="00160B12" w:rsidRPr="00D73CEB" w14:paraId="3745B0FF" w14:textId="77777777" w:rsidTr="00160B12">
        <w:trPr>
          <w:trHeight w:val="329"/>
        </w:trPr>
        <w:tc>
          <w:tcPr>
            <w:tcW w:w="1066"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35124892" w14:textId="77777777" w:rsidR="00160B12" w:rsidRPr="00160B12" w:rsidRDefault="00160B12" w:rsidP="00160B12">
            <w:pPr>
              <w:rPr>
                <w:rFonts w:ascii="Times New Roman" w:hAnsi="Times New Roman"/>
                <w:color w:val="000000"/>
                <w:sz w:val="22"/>
                <w:szCs w:val="22"/>
              </w:rPr>
            </w:pPr>
          </w:p>
        </w:tc>
        <w:tc>
          <w:tcPr>
            <w:tcW w:w="114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976E428" w14:textId="77777777" w:rsidR="00160B12" w:rsidRPr="00160B12" w:rsidRDefault="00160B12" w:rsidP="00160B12">
            <w:pPr>
              <w:rPr>
                <w:rFonts w:ascii="Times New Roman" w:hAnsi="Times New Roman"/>
                <w:b/>
                <w:bCs/>
                <w:i/>
                <w:iCs/>
                <w:color w:val="000000"/>
                <w:sz w:val="22"/>
                <w:szCs w:val="22"/>
              </w:rPr>
            </w:pP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011B8137"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Hỗ trợ đẩy code lên server</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1738D4AE"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Cung cấp tài khoản domain và tài khoản Server</w:t>
            </w:r>
          </w:p>
        </w:tc>
        <w:tc>
          <w:tcPr>
            <w:tcW w:w="1572"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7A43C571" w14:textId="77777777" w:rsidR="00160B12" w:rsidRPr="00160B12" w:rsidRDefault="00160B12" w:rsidP="00160B12">
            <w:pPr>
              <w:rPr>
                <w:rFonts w:ascii="Times New Roman" w:hAnsi="Times New Roman"/>
                <w:color w:val="000000"/>
                <w:sz w:val="22"/>
                <w:szCs w:val="22"/>
              </w:rPr>
            </w:pPr>
          </w:p>
        </w:tc>
        <w:tc>
          <w:tcPr>
            <w:tcW w:w="1170" w:type="dxa"/>
            <w:vMerge/>
            <w:tcBorders>
              <w:top w:val="nil"/>
              <w:left w:val="single" w:sz="4" w:space="0" w:color="000000"/>
              <w:bottom w:val="single" w:sz="4" w:space="0" w:color="000000"/>
              <w:right w:val="single" w:sz="4" w:space="0" w:color="000000"/>
            </w:tcBorders>
            <w:shd w:val="clear" w:color="auto" w:fill="FFFFFF" w:themeFill="background1"/>
            <w:vAlign w:val="center"/>
            <w:hideMark/>
          </w:tcPr>
          <w:p w14:paraId="14FA682B" w14:textId="77777777" w:rsidR="00160B12" w:rsidRPr="00160B12" w:rsidRDefault="00160B12" w:rsidP="00160B12">
            <w:pPr>
              <w:rPr>
                <w:rFonts w:ascii="Times New Roman" w:hAnsi="Times New Roman"/>
                <w:color w:val="000000"/>
                <w:sz w:val="22"/>
                <w:szCs w:val="22"/>
              </w:rPr>
            </w:pPr>
          </w:p>
        </w:tc>
        <w:tc>
          <w:tcPr>
            <w:tcW w:w="236" w:type="dxa"/>
            <w:shd w:val="clear" w:color="auto" w:fill="FFFFFF" w:themeFill="background1"/>
            <w:vAlign w:val="center"/>
            <w:hideMark/>
          </w:tcPr>
          <w:p w14:paraId="657AE8E6" w14:textId="77777777" w:rsidR="00160B12" w:rsidRPr="00160B12" w:rsidRDefault="00160B12" w:rsidP="00160B12">
            <w:pPr>
              <w:rPr>
                <w:rFonts w:ascii="Times New Roman" w:hAnsi="Times New Roman"/>
                <w:sz w:val="20"/>
                <w:szCs w:val="20"/>
              </w:rPr>
            </w:pPr>
          </w:p>
        </w:tc>
      </w:tr>
      <w:tr w:rsidR="00160B12" w:rsidRPr="00D73CEB" w14:paraId="73A93742" w14:textId="77777777" w:rsidTr="00160B12">
        <w:trPr>
          <w:trHeight w:val="329"/>
        </w:trPr>
        <w:tc>
          <w:tcPr>
            <w:tcW w:w="1066" w:type="dxa"/>
            <w:tcBorders>
              <w:top w:val="nil"/>
              <w:left w:val="single" w:sz="4" w:space="0" w:color="000000"/>
              <w:bottom w:val="single" w:sz="4" w:space="0" w:color="000000"/>
              <w:right w:val="single" w:sz="4" w:space="0" w:color="000000"/>
            </w:tcBorders>
            <w:shd w:val="clear" w:color="auto" w:fill="FFFFFF" w:themeFill="background1"/>
            <w:vAlign w:val="center"/>
            <w:hideMark/>
          </w:tcPr>
          <w:p w14:paraId="07A400A1" w14:textId="77777777" w:rsidR="00160B12" w:rsidRPr="00160B12" w:rsidRDefault="00160B12" w:rsidP="00160B12">
            <w:pPr>
              <w:jc w:val="center"/>
              <w:rPr>
                <w:rFonts w:ascii="Times New Roman" w:hAnsi="Times New Roman"/>
                <w:color w:val="2A343A"/>
                <w:sz w:val="22"/>
                <w:szCs w:val="22"/>
              </w:rPr>
            </w:pPr>
            <w:r w:rsidRPr="00160B12">
              <w:rPr>
                <w:rFonts w:ascii="Times New Roman" w:hAnsi="Times New Roman"/>
                <w:color w:val="2A343A"/>
                <w:sz w:val="22"/>
                <w:szCs w:val="22"/>
              </w:rPr>
              <w:t>10</w:t>
            </w:r>
          </w:p>
        </w:tc>
        <w:tc>
          <w:tcPr>
            <w:tcW w:w="1142" w:type="dxa"/>
            <w:tcBorders>
              <w:top w:val="nil"/>
              <w:left w:val="nil"/>
              <w:bottom w:val="single" w:sz="4" w:space="0" w:color="000000"/>
              <w:right w:val="single" w:sz="4" w:space="0" w:color="000000"/>
            </w:tcBorders>
            <w:shd w:val="clear" w:color="auto" w:fill="FFFFFF" w:themeFill="background1"/>
            <w:vAlign w:val="center"/>
            <w:hideMark/>
          </w:tcPr>
          <w:p w14:paraId="39B8D9BC" w14:textId="77777777" w:rsidR="00160B12" w:rsidRPr="00160B12" w:rsidRDefault="00160B12" w:rsidP="00160B12">
            <w:pPr>
              <w:rPr>
                <w:rFonts w:ascii="Times New Roman" w:hAnsi="Times New Roman"/>
                <w:b/>
                <w:bCs/>
                <w:i/>
                <w:iCs/>
                <w:color w:val="2A343A"/>
                <w:sz w:val="22"/>
                <w:szCs w:val="22"/>
              </w:rPr>
            </w:pPr>
            <w:r w:rsidRPr="00160B12">
              <w:rPr>
                <w:rFonts w:ascii="Times New Roman" w:hAnsi="Times New Roman"/>
                <w:b/>
                <w:bCs/>
                <w:i/>
                <w:iCs/>
                <w:color w:val="2A343A"/>
                <w:sz w:val="22"/>
                <w:szCs w:val="22"/>
              </w:rPr>
              <w:t>Bảo hành</w:t>
            </w:r>
          </w:p>
        </w:tc>
        <w:tc>
          <w:tcPr>
            <w:tcW w:w="2524" w:type="dxa"/>
            <w:tcBorders>
              <w:top w:val="nil"/>
              <w:left w:val="nil"/>
              <w:bottom w:val="single" w:sz="4" w:space="0" w:color="000000"/>
              <w:right w:val="single" w:sz="4" w:space="0" w:color="000000"/>
            </w:tcBorders>
            <w:shd w:val="clear" w:color="auto" w:fill="FFFFFF" w:themeFill="background1"/>
            <w:vAlign w:val="center"/>
            <w:hideMark/>
          </w:tcPr>
          <w:p w14:paraId="0385D273" w14:textId="77777777" w:rsidR="00160B12" w:rsidRPr="00160B12" w:rsidRDefault="00160B12" w:rsidP="00160B12">
            <w:pPr>
              <w:rPr>
                <w:rFonts w:ascii="Times New Roman" w:hAnsi="Times New Roman"/>
                <w:color w:val="2A343A"/>
                <w:sz w:val="22"/>
                <w:szCs w:val="22"/>
              </w:rPr>
            </w:pPr>
            <w:r w:rsidRPr="00160B12">
              <w:rPr>
                <w:rFonts w:ascii="Times New Roman" w:hAnsi="Times New Roman"/>
                <w:color w:val="2A343A"/>
                <w:sz w:val="22"/>
                <w:szCs w:val="22"/>
              </w:rPr>
              <w:t>Bảo hành theo chính sách bảo hành</w:t>
            </w:r>
          </w:p>
        </w:tc>
        <w:tc>
          <w:tcPr>
            <w:tcW w:w="3236" w:type="dxa"/>
            <w:tcBorders>
              <w:top w:val="nil"/>
              <w:left w:val="nil"/>
              <w:bottom w:val="single" w:sz="4" w:space="0" w:color="000000"/>
              <w:right w:val="single" w:sz="4" w:space="0" w:color="000000"/>
            </w:tcBorders>
            <w:shd w:val="clear" w:color="auto" w:fill="FFFFFF" w:themeFill="background1"/>
            <w:vAlign w:val="center"/>
            <w:hideMark/>
          </w:tcPr>
          <w:p w14:paraId="3FE72E64"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 </w:t>
            </w:r>
          </w:p>
        </w:tc>
        <w:tc>
          <w:tcPr>
            <w:tcW w:w="1572" w:type="dxa"/>
            <w:tcBorders>
              <w:top w:val="nil"/>
              <w:left w:val="nil"/>
              <w:bottom w:val="single" w:sz="4" w:space="0" w:color="000000"/>
              <w:right w:val="single" w:sz="4" w:space="0" w:color="000000"/>
            </w:tcBorders>
            <w:shd w:val="clear" w:color="auto" w:fill="FFFFFF" w:themeFill="background1"/>
            <w:vAlign w:val="center"/>
            <w:hideMark/>
          </w:tcPr>
          <w:p w14:paraId="22EB770A" w14:textId="4039E107" w:rsidR="00160B12" w:rsidRPr="00160B12" w:rsidRDefault="00160B12" w:rsidP="00160B12">
            <w:pPr>
              <w:jc w:val="center"/>
              <w:rPr>
                <w:rFonts w:ascii="Times New Roman" w:hAnsi="Times New Roman"/>
                <w:color w:val="000000"/>
                <w:sz w:val="22"/>
                <w:szCs w:val="22"/>
              </w:rPr>
            </w:pPr>
            <w:r w:rsidRPr="00160B12">
              <w:rPr>
                <w:rFonts w:ascii="Times New Roman" w:hAnsi="Times New Roman"/>
                <w:color w:val="000000"/>
                <w:sz w:val="22"/>
                <w:szCs w:val="22"/>
              </w:rPr>
              <w:t>Bảo hành 12 tháng</w:t>
            </w:r>
            <w:ins w:id="182" w:author="Thach, Pham Ngoc (HLV)" w:date="2025-05-20T15:47:00Z">
              <w:r w:rsidR="006832BC">
                <w:rPr>
                  <w:rFonts w:ascii="Times New Roman" w:hAnsi="Times New Roman"/>
                  <w:color w:val="000000"/>
                  <w:sz w:val="22"/>
                  <w:szCs w:val="22"/>
                </w:rPr>
                <w:t xml:space="preserve"> (Kể từ thời điểm ký biên bản nghiệm thu)</w:t>
              </w:r>
            </w:ins>
          </w:p>
        </w:tc>
        <w:tc>
          <w:tcPr>
            <w:tcW w:w="1170" w:type="dxa"/>
            <w:tcBorders>
              <w:top w:val="nil"/>
              <w:left w:val="nil"/>
              <w:bottom w:val="single" w:sz="4" w:space="0" w:color="000000"/>
              <w:right w:val="single" w:sz="4" w:space="0" w:color="000000"/>
            </w:tcBorders>
            <w:shd w:val="clear" w:color="auto" w:fill="FFFFFF" w:themeFill="background1"/>
            <w:vAlign w:val="center"/>
            <w:hideMark/>
          </w:tcPr>
          <w:p w14:paraId="3E4283C3" w14:textId="77777777" w:rsidR="00160B12" w:rsidRPr="00160B12" w:rsidRDefault="00160B12" w:rsidP="00160B12">
            <w:pPr>
              <w:rPr>
                <w:rFonts w:ascii="Times New Roman" w:hAnsi="Times New Roman"/>
                <w:color w:val="000000"/>
                <w:sz w:val="22"/>
                <w:szCs w:val="22"/>
              </w:rPr>
            </w:pPr>
            <w:r w:rsidRPr="00160B12">
              <w:rPr>
                <w:rFonts w:ascii="Times New Roman" w:hAnsi="Times New Roman"/>
                <w:color w:val="000000"/>
                <w:sz w:val="22"/>
                <w:szCs w:val="22"/>
              </w:rPr>
              <w:t> </w:t>
            </w:r>
          </w:p>
        </w:tc>
        <w:tc>
          <w:tcPr>
            <w:tcW w:w="236" w:type="dxa"/>
            <w:shd w:val="clear" w:color="auto" w:fill="FFFFFF" w:themeFill="background1"/>
            <w:vAlign w:val="center"/>
            <w:hideMark/>
          </w:tcPr>
          <w:p w14:paraId="18C5B479" w14:textId="77777777" w:rsidR="00160B12" w:rsidRPr="00160B12" w:rsidRDefault="00160B12" w:rsidP="00160B12">
            <w:pPr>
              <w:rPr>
                <w:rFonts w:ascii="Times New Roman" w:hAnsi="Times New Roman"/>
                <w:sz w:val="20"/>
                <w:szCs w:val="20"/>
              </w:rPr>
            </w:pPr>
          </w:p>
        </w:tc>
      </w:tr>
      <w:tr w:rsidR="00160B12" w:rsidRPr="00160B12" w14:paraId="7834DCC1" w14:textId="77777777" w:rsidTr="00160B12">
        <w:trPr>
          <w:trHeight w:val="329"/>
        </w:trPr>
        <w:tc>
          <w:tcPr>
            <w:tcW w:w="10710" w:type="dxa"/>
            <w:gridSpan w:val="6"/>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DB9CCBF" w14:textId="77777777" w:rsidR="00160B12" w:rsidRPr="00160B12" w:rsidRDefault="00160B12" w:rsidP="00160B12">
            <w:pPr>
              <w:rPr>
                <w:rFonts w:ascii="Times New Roman" w:hAnsi="Times New Roman"/>
                <w:i/>
                <w:iCs/>
                <w:color w:val="000000"/>
                <w:sz w:val="22"/>
                <w:szCs w:val="22"/>
              </w:rPr>
            </w:pPr>
            <w:r w:rsidRPr="00160B12">
              <w:rPr>
                <w:rFonts w:ascii="Times New Roman" w:hAnsi="Times New Roman"/>
                <w:i/>
                <w:iCs/>
                <w:color w:val="000000"/>
                <w:sz w:val="22"/>
                <w:szCs w:val="22"/>
              </w:rPr>
              <w:t>**Lưu ý: Ngày làm việc không tính thứ 7, chủ nhật và ngày nghỉ lễ</w:t>
            </w:r>
          </w:p>
        </w:tc>
        <w:tc>
          <w:tcPr>
            <w:tcW w:w="236" w:type="dxa"/>
            <w:shd w:val="clear" w:color="auto" w:fill="FFFFFF" w:themeFill="background1"/>
            <w:vAlign w:val="center"/>
            <w:hideMark/>
          </w:tcPr>
          <w:p w14:paraId="1BF09946" w14:textId="77777777" w:rsidR="00160B12" w:rsidRPr="00160B12" w:rsidRDefault="00160B12" w:rsidP="00160B12">
            <w:pPr>
              <w:rPr>
                <w:rFonts w:ascii="Times New Roman" w:hAnsi="Times New Roman"/>
                <w:sz w:val="20"/>
                <w:szCs w:val="20"/>
              </w:rPr>
            </w:pPr>
          </w:p>
        </w:tc>
      </w:tr>
    </w:tbl>
    <w:p w14:paraId="22767B90" w14:textId="5128F7FF" w:rsidR="00160B12" w:rsidRPr="00D73CEB" w:rsidRDefault="00142B42" w:rsidP="008B2AE9">
      <w:pPr>
        <w:spacing w:before="40" w:after="40" w:line="288" w:lineRule="auto"/>
        <w:jc w:val="center"/>
        <w:rPr>
          <w:rFonts w:ascii="Times New Roman" w:hAnsi="Times New Roman"/>
          <w:b/>
          <w:bCs/>
          <w:sz w:val="24"/>
          <w:szCs w:val="24"/>
        </w:rPr>
      </w:pPr>
      <w:r w:rsidRPr="00D73CEB">
        <w:rPr>
          <w:rFonts w:ascii="Times New Roman" w:hAnsi="Times New Roman"/>
          <w:b/>
          <w:bCs/>
          <w:sz w:val="24"/>
          <w:szCs w:val="24"/>
        </w:rPr>
        <w:t xml:space="preserve"> </w:t>
      </w:r>
    </w:p>
    <w:p w14:paraId="159D7F3E" w14:textId="77777777" w:rsidR="008B2AE9" w:rsidRPr="00D73CEB" w:rsidRDefault="008B2AE9" w:rsidP="008B2AE9">
      <w:pPr>
        <w:pStyle w:val="ListParagraph"/>
        <w:numPr>
          <w:ilvl w:val="0"/>
          <w:numId w:val="21"/>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i/>
          <w:iCs/>
          <w:color w:val="auto"/>
          <w:sz w:val="24"/>
          <w:szCs w:val="24"/>
        </w:rPr>
        <w:t>Ngày bắt đầu triển khai là ngày Bên B nhận được hai bản cứng hợp đồng có đầy đủ chữ ký và dấu hai Bên, đồng thời nhận Bên B được 100% giá trị thanh toán lần 1 của Bên A được nêu tại Điều 3.2 của Phụ lục này.</w:t>
      </w:r>
    </w:p>
    <w:p w14:paraId="562724AB" w14:textId="77777777" w:rsidR="008B2AE9" w:rsidRPr="00D73CEB" w:rsidRDefault="008B2AE9" w:rsidP="008B2AE9">
      <w:pPr>
        <w:pStyle w:val="ListParagraph"/>
        <w:widowControl w:val="0"/>
        <w:numPr>
          <w:ilvl w:val="1"/>
          <w:numId w:val="20"/>
        </w:numPr>
        <w:spacing w:before="40" w:after="40" w:line="288" w:lineRule="auto"/>
        <w:ind w:left="709" w:hanging="709"/>
        <w:contextualSpacing w:val="0"/>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 xml:space="preserve"> Quy định về phạm vi số lần chỉnh sửa, thay đổi thiết kế giao diện website</w:t>
      </w:r>
    </w:p>
    <w:p w14:paraId="36B6A856" w14:textId="77777777" w:rsidR="008B2AE9" w:rsidRPr="00D73CEB" w:rsidRDefault="008B2AE9" w:rsidP="008B2AE9">
      <w:pPr>
        <w:widowControl w:val="0"/>
        <w:spacing w:before="40" w:after="40" w:line="288" w:lineRule="auto"/>
        <w:ind w:left="720" w:hanging="720"/>
        <w:jc w:val="both"/>
        <w:rPr>
          <w:rFonts w:ascii="Times New Roman" w:hAnsi="Times New Roman"/>
          <w:bCs/>
          <w:sz w:val="24"/>
          <w:szCs w:val="24"/>
        </w:rPr>
      </w:pPr>
      <w:r w:rsidRPr="00D73CEB">
        <w:rPr>
          <w:rFonts w:ascii="Times New Roman" w:hAnsi="Times New Roman"/>
          <w:bCs/>
          <w:sz w:val="24"/>
          <w:szCs w:val="24"/>
        </w:rPr>
        <w:t>2.2.1.  Tại giai đoạn Thu thập thông tin thiết kế Website, Bên A và Bên B cùng thống nhất cơ bản về phong cách thiết kế giao diện các trang nội dung, số trang thiết kế, các yêu cầu đặc biệt.</w:t>
      </w:r>
    </w:p>
    <w:p w14:paraId="1864BA85" w14:textId="77777777" w:rsidR="008B2AE9" w:rsidRPr="00D73CEB" w:rsidRDefault="008B2AE9" w:rsidP="008B2AE9">
      <w:pPr>
        <w:pStyle w:val="ListParagraph"/>
        <w:widowControl w:val="0"/>
        <w:numPr>
          <w:ilvl w:val="0"/>
          <w:numId w:val="17"/>
        </w:numPr>
        <w:spacing w:before="40" w:after="40" w:line="288" w:lineRule="auto"/>
        <w:ind w:left="709"/>
        <w:contextualSpacing w:val="0"/>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Hai Bên sẽ xác nhận qua email bản mô tả sơ bộ thiết kế giao diện để bộ phận thiết kế của Bên B thực hiện giai đoạn thiết kế bản Demo Giao diện Website.</w:t>
      </w:r>
    </w:p>
    <w:p w14:paraId="6B543A89" w14:textId="77777777" w:rsidR="008B2AE9" w:rsidRPr="00D73CEB" w:rsidRDefault="008B2AE9" w:rsidP="008B2AE9">
      <w:pPr>
        <w:pStyle w:val="ListParagraph"/>
        <w:widowControl w:val="0"/>
        <w:numPr>
          <w:ilvl w:val="0"/>
          <w:numId w:val="17"/>
        </w:numPr>
        <w:spacing w:before="40" w:after="40" w:line="288" w:lineRule="auto"/>
        <w:ind w:left="709"/>
        <w:contextualSpacing w:val="0"/>
        <w:jc w:val="both"/>
        <w:rPr>
          <w:rFonts w:ascii="Times New Roman" w:hAnsi="Times New Roman" w:cs="Times New Roman"/>
          <w:bCs/>
          <w:color w:val="auto"/>
          <w:sz w:val="24"/>
          <w:szCs w:val="24"/>
        </w:rPr>
      </w:pPr>
      <w:r w:rsidRPr="00D73CEB">
        <w:rPr>
          <w:rFonts w:ascii="Times New Roman" w:hAnsi="Times New Roman" w:cs="Times New Roman"/>
          <w:bCs/>
          <w:color w:val="auto"/>
          <w:sz w:val="24"/>
          <w:szCs w:val="24"/>
        </w:rPr>
        <w:t>Thời gian thiết kế bắt đầu tính từ lúc Bên A cung cấp đầy đủ tài liệu thiết kế Website cho Bên B</w:t>
      </w:r>
    </w:p>
    <w:p w14:paraId="195678C8" w14:textId="77777777" w:rsidR="008B2AE9" w:rsidRPr="00D73CEB" w:rsidRDefault="008B2AE9" w:rsidP="008B2AE9">
      <w:pPr>
        <w:widowControl w:val="0"/>
        <w:spacing w:before="40" w:after="40" w:line="288" w:lineRule="auto"/>
        <w:jc w:val="both"/>
        <w:rPr>
          <w:rFonts w:ascii="Times New Roman" w:hAnsi="Times New Roman"/>
          <w:bCs/>
          <w:sz w:val="24"/>
          <w:szCs w:val="24"/>
        </w:rPr>
      </w:pPr>
      <w:r w:rsidRPr="00D73CEB">
        <w:rPr>
          <w:rFonts w:ascii="Times New Roman" w:hAnsi="Times New Roman"/>
          <w:bCs/>
          <w:sz w:val="24"/>
          <w:szCs w:val="24"/>
        </w:rPr>
        <w:t>2.2.2. Trong giai đoạn Demo giao diện Website:</w:t>
      </w:r>
    </w:p>
    <w:p w14:paraId="2564506C" w14:textId="77777777" w:rsidR="008B2AE9" w:rsidRPr="00D73CEB" w:rsidRDefault="008B2AE9" w:rsidP="008B2AE9">
      <w:pPr>
        <w:pStyle w:val="ListParagraph"/>
        <w:widowControl w:val="0"/>
        <w:numPr>
          <w:ilvl w:val="0"/>
          <w:numId w:val="18"/>
        </w:numPr>
        <w:spacing w:before="40" w:after="40" w:line="288" w:lineRule="auto"/>
        <w:ind w:left="709"/>
        <w:contextualSpacing w:val="0"/>
        <w:jc w:val="both"/>
        <w:rPr>
          <w:rFonts w:ascii="Times New Roman" w:hAnsi="Times New Roman" w:cs="Times New Roman"/>
          <w:color w:val="auto"/>
          <w:sz w:val="24"/>
          <w:szCs w:val="24"/>
        </w:rPr>
      </w:pPr>
      <w:bookmarkStart w:id="183" w:name="_Hlk74209095"/>
      <w:r w:rsidRPr="00D73CEB">
        <w:rPr>
          <w:rFonts w:ascii="Times New Roman" w:hAnsi="Times New Roman" w:cs="Times New Roman"/>
          <w:color w:val="auto"/>
          <w:sz w:val="24"/>
          <w:szCs w:val="24"/>
        </w:rPr>
        <w:t>Bên B sẽ tiến hành thiết kế website và cung cấp cho Bên A giao diện trang chủ (dưới dạng file PNG) để Bên A xem trước. (*)</w:t>
      </w:r>
    </w:p>
    <w:p w14:paraId="146E08D1" w14:textId="77777777" w:rsidR="008B2AE9" w:rsidRPr="00D73CEB" w:rsidRDefault="008B2AE9" w:rsidP="008B2AE9">
      <w:pPr>
        <w:pStyle w:val="ListParagraph"/>
        <w:widowControl w:val="0"/>
        <w:numPr>
          <w:ilvl w:val="0"/>
          <w:numId w:val="18"/>
        </w:numPr>
        <w:spacing w:before="40" w:after="40" w:line="288" w:lineRule="auto"/>
        <w:ind w:left="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Trong trường hợp Bên A yêu cầu chỉnh sửa bản thiết kế giao diện, Bên B sẽ xem xét phản hồi và chỉnh sửa theo yêu cầu của Bên A:</w:t>
      </w:r>
    </w:p>
    <w:p w14:paraId="5C54FBA3" w14:textId="77777777" w:rsidR="008B2AE9" w:rsidRPr="00D73CEB" w:rsidRDefault="008B2AE9" w:rsidP="008B2AE9">
      <w:pPr>
        <w:pStyle w:val="ListParagraph"/>
        <w:numPr>
          <w:ilvl w:val="0"/>
          <w:numId w:val="25"/>
        </w:numPr>
        <w:spacing w:before="40" w:after="40" w:line="288" w:lineRule="auto"/>
        <w:ind w:left="1134"/>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Số lần chỉnh sửa: tối đa 03 lần trên 01 mẫu giao diện</w:t>
      </w:r>
    </w:p>
    <w:p w14:paraId="43468185" w14:textId="77777777" w:rsidR="008B2AE9" w:rsidRPr="00D73CEB" w:rsidRDefault="008B2AE9" w:rsidP="008B2AE9">
      <w:pPr>
        <w:pStyle w:val="ListParagraph"/>
        <w:numPr>
          <w:ilvl w:val="0"/>
          <w:numId w:val="25"/>
        </w:numPr>
        <w:spacing w:before="40" w:after="40" w:line="288" w:lineRule="auto"/>
        <w:ind w:left="1134"/>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lastRenderedPageBreak/>
        <w:t>Số chi tiết chỉnh sửa: không giới hạn trong 01 lần chỉnh sửa.</w:t>
      </w:r>
    </w:p>
    <w:p w14:paraId="02E394FA" w14:textId="77777777" w:rsidR="008B2AE9" w:rsidRPr="00D73CEB" w:rsidRDefault="008B2AE9" w:rsidP="008B2AE9">
      <w:pPr>
        <w:pStyle w:val="ListParagraph"/>
        <w:numPr>
          <w:ilvl w:val="0"/>
          <w:numId w:val="18"/>
        </w:numPr>
        <w:spacing w:before="40" w:after="40" w:line="288" w:lineRule="auto"/>
        <w:ind w:left="709"/>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Nếu Bên A yêu cầu chỉnh sửa quá 03 lần hoặc </w:t>
      </w:r>
      <w:r w:rsidRPr="00D73CEB">
        <w:rPr>
          <w:rFonts w:ascii="Times New Roman" w:hAnsi="Times New Roman" w:cs="Times New Roman"/>
          <w:bCs/>
          <w:color w:val="auto"/>
          <w:sz w:val="24"/>
          <w:szCs w:val="24"/>
        </w:rPr>
        <w:t>yêu cầu thay đổi toàn bộ thiết kế đã xác nhận trước đó</w:t>
      </w:r>
      <w:r w:rsidRPr="00D73CEB">
        <w:rPr>
          <w:rFonts w:ascii="Times New Roman" w:hAnsi="Times New Roman" w:cs="Times New Roman"/>
          <w:color w:val="auto"/>
          <w:sz w:val="24"/>
          <w:szCs w:val="24"/>
        </w:rPr>
        <w:t xml:space="preserve"> thì </w:t>
      </w:r>
      <w:r w:rsidRPr="00D73CEB">
        <w:rPr>
          <w:rFonts w:ascii="Times New Roman" w:hAnsi="Times New Roman" w:cs="Times New Roman"/>
          <w:bCs/>
          <w:color w:val="auto"/>
          <w:sz w:val="24"/>
          <w:szCs w:val="24"/>
        </w:rPr>
        <w:t>Bên B sẽ xem xét và quyết định về việc hỗ trợ chỉnh sửa cho Bên A, việc chỉnh sửa trong trường hợp này không phải là nghĩa vụ của Bên B. Tùy thuộc yêu cầu mới của Bên A, Bên B sẽ báo giá tính phí ngoài tổng phí Dịch vụ quy định tại Điều 1 Phụ lục này cho Bên A và chỉ thực hiện yêu cầu sau khi Bên A đồng ý với báo giá Bên B gửi.</w:t>
      </w:r>
    </w:p>
    <w:p w14:paraId="6FD6DD23" w14:textId="77777777" w:rsidR="008B2AE9" w:rsidRPr="00D73CEB" w:rsidRDefault="008B2AE9" w:rsidP="008B2AE9">
      <w:pPr>
        <w:pStyle w:val="ListParagraph"/>
        <w:numPr>
          <w:ilvl w:val="0"/>
          <w:numId w:val="18"/>
        </w:numPr>
        <w:spacing w:before="40" w:after="40" w:line="288" w:lineRule="auto"/>
        <w:ind w:left="709"/>
        <w:contextualSpacing w:val="0"/>
        <w:jc w:val="both"/>
        <w:rPr>
          <w:rFonts w:ascii="Times New Roman" w:hAnsi="Times New Roman" w:cs="Times New Roman"/>
          <w:color w:val="auto"/>
          <w:sz w:val="24"/>
          <w:szCs w:val="24"/>
        </w:rPr>
      </w:pPr>
      <w:r w:rsidRPr="00D73CEB">
        <w:rPr>
          <w:rFonts w:ascii="Times New Roman" w:hAnsi="Times New Roman" w:cs="Times New Roman"/>
          <w:bCs/>
          <w:color w:val="auto"/>
          <w:sz w:val="24"/>
          <w:szCs w:val="24"/>
        </w:rPr>
        <w:t xml:space="preserve">Tiến độ thiết kế Website sẽ được điều chỉnh </w:t>
      </w:r>
      <w:r w:rsidRPr="00D73CEB">
        <w:rPr>
          <w:rFonts w:ascii="Times New Roman" w:hAnsi="Times New Roman" w:cs="Times New Roman"/>
          <w:bCs/>
          <w:color w:val="auto"/>
          <w:spacing w:val="-2"/>
          <w:sz w:val="24"/>
          <w:szCs w:val="24"/>
        </w:rPr>
        <w:t>(lùi ngày) tương ứng với thời gian phát sinh</w:t>
      </w:r>
      <w:r w:rsidRPr="00D73CEB">
        <w:rPr>
          <w:rFonts w:ascii="Times New Roman" w:hAnsi="Times New Roman" w:cs="Times New Roman"/>
          <w:bCs/>
          <w:color w:val="auto"/>
          <w:sz w:val="24"/>
          <w:szCs w:val="24"/>
        </w:rPr>
        <w:t xml:space="preserve"> khi Bên A có yêu cầu chỉnh sửa / thay thế toàn bộ giao diện ngoài thời gian đã thông báo.</w:t>
      </w:r>
    </w:p>
    <w:p w14:paraId="20EE68E7" w14:textId="77777777" w:rsidR="008B2AE9" w:rsidRPr="00D73CEB" w:rsidRDefault="008B2AE9" w:rsidP="008B2AE9">
      <w:pPr>
        <w:pStyle w:val="ListParagraph"/>
        <w:widowControl w:val="0"/>
        <w:numPr>
          <w:ilvl w:val="1"/>
          <w:numId w:val="15"/>
        </w:numPr>
        <w:spacing w:before="40" w:after="40" w:line="288" w:lineRule="auto"/>
        <w:ind w:hanging="720"/>
        <w:contextualSpacing w:val="0"/>
        <w:jc w:val="both"/>
        <w:rPr>
          <w:rFonts w:ascii="Times New Roman" w:hAnsi="Times New Roman" w:cs="Times New Roman"/>
          <w:bCs/>
          <w:color w:val="auto"/>
          <w:sz w:val="24"/>
          <w:szCs w:val="24"/>
          <w:lang w:val="pt-BR"/>
        </w:rPr>
      </w:pPr>
      <w:r w:rsidRPr="00D73CEB">
        <w:rPr>
          <w:rFonts w:ascii="Times New Roman" w:hAnsi="Times New Roman" w:cs="Times New Roman"/>
          <w:bCs/>
          <w:color w:val="auto"/>
          <w:sz w:val="24"/>
          <w:szCs w:val="24"/>
          <w:lang w:val="pt-BR"/>
        </w:rPr>
        <w:t>Căn cứ vào Điều 2.1 Phụ lục này, Bên A có nghĩa vụ kiểm tra và phản hồi lại cho Bên B tại các giai đoạn</w:t>
      </w:r>
      <w:bookmarkStart w:id="184" w:name="_Hlk28359137"/>
      <w:r w:rsidRPr="00D73CEB">
        <w:rPr>
          <w:rFonts w:ascii="Times New Roman" w:hAnsi="Times New Roman" w:cs="Times New Roman"/>
          <w:bCs/>
          <w:color w:val="auto"/>
          <w:sz w:val="24"/>
          <w:szCs w:val="24"/>
          <w:lang w:val="pt-BR"/>
        </w:rPr>
        <w:t xml:space="preserve"> trong thời hạn 2 ngày làm việc kể từ ngày Bên B gửi kết quả cho Bên A. Nếu quá thời hạn quy định trên, Bên A không có bất kỳ phản hồi nào thì mặc định là Bên A đã xác nhận và </w:t>
      </w:r>
      <w:bookmarkEnd w:id="184"/>
      <w:r w:rsidRPr="00D73CEB">
        <w:rPr>
          <w:rFonts w:ascii="Times New Roman" w:hAnsi="Times New Roman" w:cs="Times New Roman"/>
          <w:bCs/>
          <w:color w:val="auto"/>
          <w:sz w:val="24"/>
          <w:szCs w:val="24"/>
          <w:lang w:val="pt-BR"/>
        </w:rPr>
        <w:t>là cơ sở để Bên B thực hiện các giai đoạn tiếp theo và/hoặc thực hiện nghĩa vụ thanh toán chi phí Hợp đồng.</w:t>
      </w:r>
    </w:p>
    <w:bookmarkEnd w:id="183"/>
    <w:p w14:paraId="753B2095" w14:textId="77777777" w:rsidR="008B2AE9" w:rsidRPr="00D73CEB" w:rsidRDefault="008B2AE9" w:rsidP="008B2AE9">
      <w:pPr>
        <w:widowControl w:val="0"/>
        <w:spacing w:before="40" w:after="40" w:line="288" w:lineRule="auto"/>
        <w:jc w:val="both"/>
        <w:rPr>
          <w:rFonts w:ascii="Times New Roman" w:hAnsi="Times New Roman"/>
          <w:b/>
          <w:bCs/>
          <w:sz w:val="24"/>
          <w:szCs w:val="24"/>
          <w:lang w:val="pt-BR"/>
        </w:rPr>
      </w:pPr>
      <w:r w:rsidRPr="00D73CEB">
        <w:rPr>
          <w:rFonts w:ascii="Times New Roman" w:hAnsi="Times New Roman"/>
          <w:b/>
          <w:bCs/>
          <w:sz w:val="24"/>
          <w:szCs w:val="24"/>
          <w:lang w:val="pt-BR"/>
        </w:rPr>
        <w:t xml:space="preserve">Điều 3: </w:t>
      </w:r>
      <w:r w:rsidRPr="00D73CEB">
        <w:rPr>
          <w:rFonts w:ascii="Times New Roman" w:hAnsi="Times New Roman"/>
          <w:b/>
          <w:bCs/>
          <w:sz w:val="24"/>
          <w:szCs w:val="24"/>
          <w:lang w:val="vi-VN"/>
        </w:rPr>
        <w:t>Giá trị</w:t>
      </w:r>
      <w:r w:rsidRPr="00D73CEB">
        <w:rPr>
          <w:rFonts w:ascii="Times New Roman" w:hAnsi="Times New Roman"/>
          <w:b/>
          <w:bCs/>
          <w:sz w:val="24"/>
          <w:szCs w:val="24"/>
          <w:lang w:val="pt-BR"/>
        </w:rPr>
        <w:t xml:space="preserve"> Dịch vụ</w:t>
      </w:r>
    </w:p>
    <w:p w14:paraId="785DFCF2" w14:textId="54857199" w:rsidR="008B2AE9" w:rsidRPr="00D73CEB" w:rsidRDefault="008B2AE9" w:rsidP="008B2AE9">
      <w:pPr>
        <w:pStyle w:val="ListParagraph"/>
        <w:widowControl w:val="0"/>
        <w:numPr>
          <w:ilvl w:val="1"/>
          <w:numId w:val="10"/>
        </w:numPr>
        <w:spacing w:before="40" w:after="40" w:line="288" w:lineRule="auto"/>
        <w:ind w:left="709" w:hanging="709"/>
        <w:contextualSpacing w:val="0"/>
        <w:jc w:val="both"/>
        <w:rPr>
          <w:rFonts w:ascii="Times New Roman" w:eastAsia="Times New Roman" w:hAnsi="Times New Roman" w:cs="Times New Roman"/>
          <w:i/>
          <w:color w:val="auto"/>
          <w:sz w:val="24"/>
          <w:szCs w:val="24"/>
        </w:rPr>
      </w:pPr>
      <w:bookmarkStart w:id="185" w:name="_Hlk61531899"/>
      <w:r w:rsidRPr="00D73CEB">
        <w:rPr>
          <w:rFonts w:ascii="Times New Roman" w:hAnsi="Times New Roman" w:cs="Times New Roman"/>
          <w:color w:val="auto"/>
          <w:sz w:val="24"/>
          <w:szCs w:val="24"/>
        </w:rPr>
        <w:t>Tổng giá trị Dịch vụ:</w:t>
      </w:r>
      <w:r w:rsidRPr="00D73CEB">
        <w:rPr>
          <w:rFonts w:ascii="Times New Roman" w:hAnsi="Times New Roman" w:cs="Times New Roman"/>
          <w:b/>
          <w:color w:val="auto"/>
          <w:sz w:val="24"/>
          <w:szCs w:val="24"/>
        </w:rPr>
        <w:t xml:space="preserve"> </w:t>
      </w:r>
      <w:r w:rsidR="00142B42" w:rsidRPr="00D73CEB">
        <w:rPr>
          <w:rFonts w:ascii="Times New Roman" w:hAnsi="Times New Roman" w:cs="Times New Roman"/>
          <w:b/>
          <w:sz w:val="24"/>
          <w:szCs w:val="24"/>
        </w:rPr>
        <w:t>44,460,000</w:t>
      </w:r>
      <w:r w:rsidRPr="00D73CEB">
        <w:rPr>
          <w:rFonts w:ascii="Times New Roman" w:hAnsi="Times New Roman" w:cs="Times New Roman"/>
          <w:b/>
          <w:sz w:val="24"/>
          <w:szCs w:val="24"/>
        </w:rPr>
        <w:t xml:space="preserve"> </w:t>
      </w:r>
      <w:r w:rsidRPr="00D73CEB">
        <w:rPr>
          <w:rFonts w:ascii="Times New Roman" w:hAnsi="Times New Roman" w:cs="Times New Roman"/>
          <w:b/>
          <w:color w:val="auto"/>
          <w:sz w:val="24"/>
          <w:szCs w:val="24"/>
        </w:rPr>
        <w:t xml:space="preserve">VNĐ </w:t>
      </w:r>
      <w:r w:rsidRPr="00D73CEB">
        <w:rPr>
          <w:rFonts w:ascii="Times New Roman" w:hAnsi="Times New Roman" w:cs="Times New Roman"/>
          <w:i/>
          <w:color w:val="auto"/>
          <w:sz w:val="24"/>
          <w:szCs w:val="24"/>
        </w:rPr>
        <w:t xml:space="preserve">(Bằng chữ: </w:t>
      </w:r>
      <w:r w:rsidR="00202503" w:rsidRPr="00D73CEB">
        <w:rPr>
          <w:rFonts w:ascii="Times New Roman" w:hAnsi="Times New Roman" w:cs="Times New Roman"/>
          <w:i/>
          <w:color w:val="auto"/>
          <w:sz w:val="24"/>
          <w:szCs w:val="24"/>
        </w:rPr>
        <w:t>Bốn mươi bốn triệu bốn trăm sáu mươi nghìn</w:t>
      </w:r>
      <w:r w:rsidRPr="00D73CEB">
        <w:rPr>
          <w:rFonts w:ascii="Times New Roman" w:hAnsi="Times New Roman" w:cs="Times New Roman"/>
          <w:i/>
          <w:color w:val="auto"/>
          <w:sz w:val="24"/>
          <w:szCs w:val="24"/>
        </w:rPr>
        <w:t xml:space="preserve"> đồng./.)</w:t>
      </w:r>
      <w:bookmarkEnd w:id="185"/>
    </w:p>
    <w:p w14:paraId="48BDC3D4" w14:textId="77777777" w:rsidR="008B2AE9" w:rsidRPr="00D73CEB" w:rsidRDefault="008B2AE9" w:rsidP="008B2AE9">
      <w:pPr>
        <w:pStyle w:val="ListParagraph"/>
        <w:numPr>
          <w:ilvl w:val="1"/>
          <w:numId w:val="10"/>
        </w:numPr>
        <w:spacing w:before="40" w:after="40" w:line="288" w:lineRule="auto"/>
        <w:ind w:left="709" w:hanging="709"/>
        <w:contextualSpacing w:val="0"/>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Phương thức thanh toán: </w:t>
      </w:r>
    </w:p>
    <w:p w14:paraId="330E75DB" w14:textId="77777777" w:rsidR="008B2AE9" w:rsidRPr="00D73CEB" w:rsidRDefault="008B2AE9" w:rsidP="008B2AE9">
      <w:pPr>
        <w:pStyle w:val="ListParagraph"/>
        <w:numPr>
          <w:ilvl w:val="0"/>
          <w:numId w:val="19"/>
        </w:numPr>
        <w:spacing w:before="40" w:after="40" w:line="288" w:lineRule="auto"/>
        <w:ind w:left="709"/>
        <w:contextualSpacing w:val="0"/>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Bên A thanh toán </w:t>
      </w:r>
      <w:r w:rsidRPr="00D73CEB">
        <w:rPr>
          <w:rFonts w:ascii="Times New Roman" w:hAnsi="Times New Roman" w:cs="Times New Roman"/>
          <w:color w:val="auto"/>
          <w:sz w:val="24"/>
          <w:szCs w:val="24"/>
          <w:lang w:val="vi-VN"/>
        </w:rPr>
        <w:t xml:space="preserve">giá trị </w:t>
      </w:r>
      <w:r w:rsidRPr="00D73CEB">
        <w:rPr>
          <w:rFonts w:ascii="Times New Roman" w:hAnsi="Times New Roman" w:cs="Times New Roman"/>
          <w:color w:val="auto"/>
          <w:sz w:val="24"/>
          <w:szCs w:val="24"/>
        </w:rPr>
        <w:t>Dịch vụ cho Bên B thành 03 lần:</w:t>
      </w:r>
      <w:r w:rsidRPr="00D73CEB">
        <w:rPr>
          <w:rFonts w:ascii="Times New Roman" w:hAnsi="Times New Roman" w:cs="Times New Roman"/>
          <w:color w:val="auto"/>
          <w:sz w:val="24"/>
          <w:szCs w:val="24"/>
          <w:lang w:val="vi-VN"/>
        </w:rPr>
        <w:t xml:space="preserve"> </w:t>
      </w:r>
    </w:p>
    <w:p w14:paraId="41A7F6D4" w14:textId="55D488B5" w:rsidR="00142B42" w:rsidRPr="00D73CEB" w:rsidRDefault="00142B42" w:rsidP="00142B42">
      <w:pPr>
        <w:pStyle w:val="ListParagraph"/>
        <w:numPr>
          <w:ilvl w:val="0"/>
          <w:numId w:val="40"/>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lang w:val="vi-VN"/>
        </w:rPr>
        <w:t xml:space="preserve">Lần 1: Bên A thanh toán 50% Tổng giá trị Dịch vụ </w:t>
      </w:r>
      <w:r w:rsidRPr="00D73CEB">
        <w:rPr>
          <w:rFonts w:ascii="Times New Roman" w:hAnsi="Times New Roman" w:cs="Times New Roman"/>
          <w:color w:val="auto"/>
          <w:sz w:val="24"/>
          <w:szCs w:val="24"/>
        </w:rPr>
        <w:t xml:space="preserve">được quy định tại mục 3.1 Điều 3 Phụ lục này </w:t>
      </w:r>
      <w:r w:rsidRPr="00D73CEB">
        <w:rPr>
          <w:rFonts w:ascii="Times New Roman" w:hAnsi="Times New Roman" w:cs="Times New Roman"/>
          <w:color w:val="auto"/>
          <w:sz w:val="24"/>
          <w:szCs w:val="24"/>
          <w:lang w:val="vi-VN"/>
        </w:rPr>
        <w:t>cho Bên B, tương ứng</w:t>
      </w:r>
      <w:r w:rsidRPr="00D73CEB">
        <w:rPr>
          <w:rFonts w:ascii="Times New Roman" w:hAnsi="Times New Roman" w:cs="Times New Roman"/>
          <w:color w:val="auto"/>
          <w:sz w:val="24"/>
          <w:szCs w:val="24"/>
        </w:rPr>
        <w:t xml:space="preserve"> </w:t>
      </w:r>
      <w:r w:rsidRPr="00D73CEB">
        <w:rPr>
          <w:rFonts w:ascii="Times New Roman" w:hAnsi="Times New Roman" w:cs="Times New Roman"/>
          <w:color w:val="auto"/>
          <w:sz w:val="24"/>
          <w:szCs w:val="24"/>
          <w:highlight w:val="cyan"/>
        </w:rPr>
        <w:t>22,230,000</w:t>
      </w:r>
      <w:r w:rsidRPr="00D73CEB">
        <w:rPr>
          <w:rFonts w:ascii="Times New Roman" w:hAnsi="Times New Roman" w:cs="Times New Roman"/>
          <w:color w:val="auto"/>
          <w:sz w:val="24"/>
          <w:szCs w:val="24"/>
          <w:highlight w:val="cyan"/>
          <w:lang w:val="vi-VN"/>
        </w:rPr>
        <w:t xml:space="preserve"> </w:t>
      </w:r>
      <w:r w:rsidRPr="00D73CEB">
        <w:rPr>
          <w:rFonts w:ascii="Times New Roman" w:hAnsi="Times New Roman" w:cs="Times New Roman"/>
          <w:color w:val="auto"/>
          <w:sz w:val="24"/>
          <w:szCs w:val="24"/>
        </w:rPr>
        <w:t xml:space="preserve">VNĐ trong vòng </w:t>
      </w:r>
      <w:del w:id="186" w:author="Thach, Pham Ngoc (HLV)" w:date="2025-05-20T15:53:00Z">
        <w:r w:rsidRPr="00D73CEB" w:rsidDel="00FA309D">
          <w:rPr>
            <w:rFonts w:ascii="Times New Roman" w:hAnsi="Times New Roman" w:cs="Times New Roman"/>
            <w:color w:val="auto"/>
            <w:sz w:val="24"/>
            <w:szCs w:val="24"/>
          </w:rPr>
          <w:delText xml:space="preserve">03 đến </w:delText>
        </w:r>
      </w:del>
      <w:r w:rsidRPr="00D73CEB">
        <w:rPr>
          <w:rFonts w:ascii="Times New Roman" w:hAnsi="Times New Roman" w:cs="Times New Roman"/>
          <w:color w:val="auto"/>
          <w:sz w:val="24"/>
          <w:szCs w:val="24"/>
        </w:rPr>
        <w:t>05 ngày làm việc kể từ ngày Phụ lục này được hai Bên ký kết.</w:t>
      </w:r>
    </w:p>
    <w:p w14:paraId="63B4F865" w14:textId="69763F78" w:rsidR="00142B42" w:rsidRPr="00D73CEB" w:rsidRDefault="00142B42" w:rsidP="00142B42">
      <w:pPr>
        <w:pStyle w:val="ListParagraph"/>
        <w:numPr>
          <w:ilvl w:val="0"/>
          <w:numId w:val="40"/>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Lần 2: </w:t>
      </w:r>
      <w:r w:rsidRPr="00D73CEB">
        <w:rPr>
          <w:rFonts w:ascii="Times New Roman" w:hAnsi="Times New Roman" w:cs="Times New Roman"/>
          <w:color w:val="auto"/>
          <w:sz w:val="24"/>
          <w:szCs w:val="24"/>
          <w:lang w:val="vi-VN"/>
        </w:rPr>
        <w:t xml:space="preserve">Bên A thanh toán </w:t>
      </w:r>
      <w:r w:rsidRPr="00D73CEB">
        <w:rPr>
          <w:rFonts w:ascii="Times New Roman" w:hAnsi="Times New Roman" w:cs="Times New Roman"/>
          <w:color w:val="auto"/>
          <w:sz w:val="24"/>
          <w:szCs w:val="24"/>
        </w:rPr>
        <w:t>3</w:t>
      </w:r>
      <w:r w:rsidRPr="00D73CEB">
        <w:rPr>
          <w:rFonts w:ascii="Times New Roman" w:hAnsi="Times New Roman" w:cs="Times New Roman"/>
          <w:color w:val="auto"/>
          <w:sz w:val="24"/>
          <w:szCs w:val="24"/>
          <w:lang w:val="vi-VN"/>
        </w:rPr>
        <w:t xml:space="preserve">0% Tổng giá trị Dịch vụ </w:t>
      </w:r>
      <w:r w:rsidRPr="00D73CEB">
        <w:rPr>
          <w:rFonts w:ascii="Times New Roman" w:hAnsi="Times New Roman" w:cs="Times New Roman"/>
          <w:color w:val="auto"/>
          <w:sz w:val="24"/>
          <w:szCs w:val="24"/>
        </w:rPr>
        <w:t xml:space="preserve">được quy định tại mục 3.1 Điều 3 Phụ lục này </w:t>
      </w:r>
      <w:r w:rsidRPr="00D73CEB">
        <w:rPr>
          <w:rFonts w:ascii="Times New Roman" w:hAnsi="Times New Roman" w:cs="Times New Roman"/>
          <w:color w:val="auto"/>
          <w:sz w:val="24"/>
          <w:szCs w:val="24"/>
          <w:lang w:val="vi-VN"/>
        </w:rPr>
        <w:t>cho Bên B, tương ứng</w:t>
      </w:r>
      <w:r w:rsidRPr="00D73CEB">
        <w:rPr>
          <w:rFonts w:ascii="Times New Roman" w:hAnsi="Times New Roman" w:cs="Times New Roman"/>
          <w:color w:val="auto"/>
          <w:sz w:val="24"/>
          <w:szCs w:val="24"/>
        </w:rPr>
        <w:t xml:space="preserve"> </w:t>
      </w:r>
      <w:r w:rsidRPr="00D73CEB">
        <w:rPr>
          <w:rFonts w:ascii="Times New Roman" w:hAnsi="Times New Roman" w:cs="Times New Roman"/>
          <w:color w:val="auto"/>
          <w:sz w:val="24"/>
          <w:szCs w:val="24"/>
          <w:highlight w:val="cyan"/>
        </w:rPr>
        <w:t>13,338,000</w:t>
      </w:r>
      <w:r w:rsidRPr="00D73CEB">
        <w:rPr>
          <w:rFonts w:ascii="Times New Roman" w:hAnsi="Times New Roman" w:cs="Times New Roman"/>
          <w:color w:val="auto"/>
          <w:sz w:val="24"/>
          <w:szCs w:val="24"/>
        </w:rPr>
        <w:t xml:space="preserve"> VNĐ trong vòng </w:t>
      </w:r>
      <w:del w:id="187" w:author="Thach, Pham Ngoc (HLV)" w:date="2025-05-20T15:53:00Z">
        <w:r w:rsidRPr="00D73CEB" w:rsidDel="00811E6E">
          <w:rPr>
            <w:rFonts w:ascii="Times New Roman" w:hAnsi="Times New Roman" w:cs="Times New Roman"/>
            <w:color w:val="auto"/>
            <w:sz w:val="24"/>
            <w:szCs w:val="24"/>
          </w:rPr>
          <w:delText xml:space="preserve">03 đến </w:delText>
        </w:r>
      </w:del>
      <w:r w:rsidRPr="00D73CEB">
        <w:rPr>
          <w:rFonts w:ascii="Times New Roman" w:hAnsi="Times New Roman" w:cs="Times New Roman"/>
          <w:color w:val="auto"/>
          <w:sz w:val="24"/>
          <w:szCs w:val="24"/>
        </w:rPr>
        <w:t>05 ngày làm việc kể từ ngày Thống nhất giao diện Website</w:t>
      </w:r>
      <w:r w:rsidRPr="00D73CEB">
        <w:rPr>
          <w:rFonts w:ascii="Times New Roman" w:hAnsi="Times New Roman" w:cs="Times New Roman"/>
          <w:color w:val="auto"/>
          <w:sz w:val="24"/>
          <w:szCs w:val="24"/>
          <w:lang w:val="vi-VN"/>
        </w:rPr>
        <w:t xml:space="preserve"> qua </w:t>
      </w:r>
      <w:commentRangeStart w:id="188"/>
      <w:commentRangeStart w:id="189"/>
      <w:r w:rsidRPr="00D73CEB">
        <w:rPr>
          <w:rFonts w:ascii="Times New Roman" w:hAnsi="Times New Roman" w:cs="Times New Roman"/>
          <w:color w:val="auto"/>
          <w:sz w:val="24"/>
          <w:szCs w:val="24"/>
          <w:lang w:val="vi-VN"/>
        </w:rPr>
        <w:t>email</w:t>
      </w:r>
      <w:commentRangeEnd w:id="188"/>
      <w:r w:rsidR="00CB7D1A">
        <w:rPr>
          <w:rStyle w:val="CommentReference"/>
          <w:rFonts w:ascii=".VnTime" w:eastAsia="Times New Roman" w:hAnsi=".VnTime" w:cs="Times New Roman"/>
          <w:color w:val="auto"/>
        </w:rPr>
        <w:commentReference w:id="188"/>
      </w:r>
      <w:commentRangeEnd w:id="189"/>
      <w:r w:rsidR="004118B2">
        <w:rPr>
          <w:rStyle w:val="CommentReference"/>
          <w:rFonts w:ascii=".VnTime" w:eastAsia="Times New Roman" w:hAnsi=".VnTime" w:cs="Times New Roman"/>
          <w:color w:val="auto"/>
        </w:rPr>
        <w:commentReference w:id="189"/>
      </w:r>
      <w:ins w:id="190" w:author="NB" w:date="2025-05-24T10:35:00Z" w16du:dateUtc="2025-05-24T03:35:00Z">
        <w:r w:rsidR="001D79A1">
          <w:rPr>
            <w:rFonts w:ascii="Times New Roman" w:hAnsi="Times New Roman" w:cs="Times New Roman"/>
            <w:color w:val="auto"/>
            <w:sz w:val="24"/>
            <w:szCs w:val="24"/>
          </w:rPr>
          <w:t xml:space="preserve"> và </w:t>
        </w:r>
      </w:ins>
      <w:ins w:id="191" w:author="NB" w:date="2025-05-24T10:37:00Z" w16du:dateUtc="2025-05-24T03:37:00Z">
        <w:r w:rsidR="001D79A1">
          <w:rPr>
            <w:rFonts w:ascii="Times New Roman" w:hAnsi="Times New Roman" w:cs="Times New Roman"/>
            <w:color w:val="auto"/>
            <w:sz w:val="24"/>
            <w:szCs w:val="24"/>
          </w:rPr>
          <w:t xml:space="preserve">xác nhận Biên bản bàn giao </w:t>
        </w:r>
      </w:ins>
      <w:ins w:id="192" w:author="NB" w:date="2025-05-24T11:05:00Z" w16du:dateUtc="2025-05-24T04:05:00Z">
        <w:r w:rsidR="00CD6411">
          <w:rPr>
            <w:rFonts w:ascii="Times New Roman" w:hAnsi="Times New Roman" w:cs="Times New Roman"/>
            <w:color w:val="auto"/>
            <w:sz w:val="24"/>
            <w:szCs w:val="24"/>
          </w:rPr>
          <w:t xml:space="preserve">thiết kế </w:t>
        </w:r>
      </w:ins>
      <w:ins w:id="193" w:author="NB" w:date="2025-05-24T10:38:00Z" w16du:dateUtc="2025-05-24T03:38:00Z">
        <w:r w:rsidR="00DD416E">
          <w:rPr>
            <w:rFonts w:ascii="Times New Roman" w:hAnsi="Times New Roman" w:cs="Times New Roman"/>
            <w:color w:val="auto"/>
            <w:sz w:val="24"/>
            <w:szCs w:val="24"/>
          </w:rPr>
          <w:t xml:space="preserve">giao diện Website có ký tên và đóng </w:t>
        </w:r>
      </w:ins>
      <w:ins w:id="194" w:author="NB" w:date="2025-05-24T10:41:00Z" w16du:dateUtc="2025-05-24T03:41:00Z">
        <w:r w:rsidR="00DD416E">
          <w:rPr>
            <w:rFonts w:ascii="Times New Roman" w:hAnsi="Times New Roman" w:cs="Times New Roman"/>
            <w:color w:val="auto"/>
            <w:sz w:val="24"/>
            <w:szCs w:val="24"/>
          </w:rPr>
          <w:t>dấu</w:t>
        </w:r>
      </w:ins>
      <w:r w:rsidRPr="00D73CEB">
        <w:rPr>
          <w:rFonts w:ascii="Times New Roman" w:hAnsi="Times New Roman" w:cs="Times New Roman"/>
          <w:color w:val="auto"/>
          <w:sz w:val="24"/>
          <w:szCs w:val="24"/>
        </w:rPr>
        <w:t xml:space="preserve">. </w:t>
      </w:r>
    </w:p>
    <w:p w14:paraId="30AA26E4" w14:textId="5A18E9E5" w:rsidR="00142B42" w:rsidRPr="00D73CEB" w:rsidRDefault="00142B42" w:rsidP="00142B42">
      <w:pPr>
        <w:pStyle w:val="ListParagraph"/>
        <w:numPr>
          <w:ilvl w:val="0"/>
          <w:numId w:val="40"/>
        </w:numPr>
        <w:spacing w:before="40" w:after="40" w:line="288" w:lineRule="auto"/>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 xml:space="preserve">Lần 3: Bên A thanh toán 20% </w:t>
      </w:r>
      <w:r w:rsidRPr="00D73CEB">
        <w:rPr>
          <w:rFonts w:ascii="Times New Roman" w:hAnsi="Times New Roman" w:cs="Times New Roman"/>
          <w:color w:val="auto"/>
          <w:sz w:val="24"/>
          <w:szCs w:val="24"/>
          <w:lang w:val="vi-VN"/>
        </w:rPr>
        <w:t xml:space="preserve">Tổng giá trị Dịch vụ </w:t>
      </w:r>
      <w:r w:rsidRPr="00D73CEB">
        <w:rPr>
          <w:rFonts w:ascii="Times New Roman" w:hAnsi="Times New Roman" w:cs="Times New Roman"/>
          <w:color w:val="auto"/>
          <w:sz w:val="24"/>
          <w:szCs w:val="24"/>
        </w:rPr>
        <w:t xml:space="preserve">được quy định tại mục 3.1 Điều 3 Phụ lục này </w:t>
      </w:r>
      <w:r w:rsidRPr="00D73CEB">
        <w:rPr>
          <w:rFonts w:ascii="Times New Roman" w:hAnsi="Times New Roman" w:cs="Times New Roman"/>
          <w:color w:val="auto"/>
          <w:sz w:val="24"/>
          <w:szCs w:val="24"/>
          <w:lang w:val="vi-VN"/>
        </w:rPr>
        <w:t>cho Bên B</w:t>
      </w:r>
      <w:r w:rsidRPr="00D73CEB">
        <w:rPr>
          <w:rFonts w:ascii="Times New Roman" w:hAnsi="Times New Roman" w:cs="Times New Roman"/>
          <w:color w:val="auto"/>
          <w:sz w:val="24"/>
          <w:szCs w:val="24"/>
        </w:rPr>
        <w:t xml:space="preserve">, tương ứng </w:t>
      </w:r>
      <w:r w:rsidRPr="00D73CEB">
        <w:rPr>
          <w:rFonts w:ascii="Times New Roman" w:hAnsi="Times New Roman" w:cs="Times New Roman"/>
          <w:color w:val="auto"/>
          <w:sz w:val="24"/>
          <w:szCs w:val="24"/>
          <w:highlight w:val="cyan"/>
        </w:rPr>
        <w:t>8,892,000</w:t>
      </w:r>
      <w:r w:rsidRPr="00D73CEB">
        <w:rPr>
          <w:rFonts w:ascii="Times New Roman" w:hAnsi="Times New Roman" w:cs="Times New Roman"/>
          <w:color w:val="auto"/>
          <w:sz w:val="24"/>
          <w:szCs w:val="24"/>
        </w:rPr>
        <w:t xml:space="preserve"> VNĐ trong </w:t>
      </w:r>
      <w:del w:id="195" w:author="Thach, Pham Ngoc (HLV)" w:date="2025-05-20T15:55:00Z">
        <w:r w:rsidRPr="00D73CEB" w:rsidDel="007D582B">
          <w:rPr>
            <w:rFonts w:ascii="Times New Roman" w:hAnsi="Times New Roman" w:cs="Times New Roman"/>
            <w:color w:val="auto"/>
            <w:sz w:val="24"/>
            <w:szCs w:val="24"/>
          </w:rPr>
          <w:delText>03 đến</w:delText>
        </w:r>
      </w:del>
      <w:ins w:id="196" w:author="Thach, Pham Ngoc (HLV)" w:date="2025-05-20T15:55:00Z">
        <w:r w:rsidR="007D582B">
          <w:rPr>
            <w:rFonts w:ascii="Times New Roman" w:hAnsi="Times New Roman" w:cs="Times New Roman"/>
            <w:color w:val="auto"/>
            <w:sz w:val="24"/>
            <w:szCs w:val="24"/>
          </w:rPr>
          <w:t>vòng</w:t>
        </w:r>
      </w:ins>
      <w:r w:rsidRPr="00D73CEB">
        <w:rPr>
          <w:rFonts w:ascii="Times New Roman" w:hAnsi="Times New Roman" w:cs="Times New Roman"/>
          <w:color w:val="auto"/>
          <w:sz w:val="24"/>
          <w:szCs w:val="24"/>
        </w:rPr>
        <w:t xml:space="preserve"> 05 ngày làm việc kể từ ngày hai Bên thống nhất và</w:t>
      </w:r>
      <w:r w:rsidRPr="00D73CEB">
        <w:rPr>
          <w:rFonts w:ascii="Times New Roman" w:hAnsi="Times New Roman" w:cs="Times New Roman"/>
          <w:color w:val="auto"/>
          <w:sz w:val="24"/>
          <w:szCs w:val="24"/>
          <w:lang w:val="vi-VN"/>
        </w:rPr>
        <w:t xml:space="preserve"> xác nhận</w:t>
      </w:r>
      <w:r w:rsidRPr="00D73CEB">
        <w:rPr>
          <w:rFonts w:ascii="Times New Roman" w:hAnsi="Times New Roman" w:cs="Times New Roman"/>
          <w:color w:val="auto"/>
          <w:sz w:val="24"/>
          <w:szCs w:val="24"/>
        </w:rPr>
        <w:t xml:space="preserve"> Biên bản nghiệm thu Dịch vụ phát sinh thực tế</w:t>
      </w:r>
      <w:r w:rsidRPr="00D73CEB">
        <w:rPr>
          <w:rFonts w:ascii="Times New Roman" w:hAnsi="Times New Roman" w:cs="Times New Roman"/>
          <w:color w:val="auto"/>
          <w:sz w:val="24"/>
          <w:szCs w:val="24"/>
          <w:lang w:val="vi-VN"/>
        </w:rPr>
        <w:t xml:space="preserve"> qua </w:t>
      </w:r>
      <w:commentRangeStart w:id="197"/>
      <w:commentRangeStart w:id="198"/>
      <w:r w:rsidRPr="00D73CEB">
        <w:rPr>
          <w:rFonts w:ascii="Times New Roman" w:hAnsi="Times New Roman" w:cs="Times New Roman"/>
          <w:color w:val="auto"/>
          <w:sz w:val="24"/>
          <w:szCs w:val="24"/>
          <w:lang w:val="vi-VN"/>
        </w:rPr>
        <w:t>email</w:t>
      </w:r>
      <w:commentRangeEnd w:id="197"/>
      <w:r w:rsidR="00B4551A">
        <w:rPr>
          <w:rStyle w:val="CommentReference"/>
          <w:rFonts w:ascii=".VnTime" w:eastAsia="Times New Roman" w:hAnsi=".VnTime" w:cs="Times New Roman"/>
          <w:color w:val="auto"/>
        </w:rPr>
        <w:commentReference w:id="197"/>
      </w:r>
      <w:commentRangeEnd w:id="198"/>
      <w:r w:rsidR="004118B2">
        <w:rPr>
          <w:rStyle w:val="CommentReference"/>
          <w:rFonts w:ascii=".VnTime" w:eastAsia="Times New Roman" w:hAnsi=".VnTime" w:cs="Times New Roman"/>
          <w:color w:val="auto"/>
        </w:rPr>
        <w:commentReference w:id="198"/>
      </w:r>
      <w:ins w:id="199" w:author="NB" w:date="2025-05-24T10:40:00Z" w16du:dateUtc="2025-05-24T03:40:00Z">
        <w:r w:rsidR="00DD416E">
          <w:rPr>
            <w:rFonts w:ascii="Times New Roman" w:hAnsi="Times New Roman" w:cs="Times New Roman"/>
            <w:color w:val="auto"/>
            <w:sz w:val="24"/>
            <w:szCs w:val="24"/>
          </w:rPr>
          <w:t xml:space="preserve"> đồng thời xác nhận Biên bản nghiệm thu </w:t>
        </w:r>
      </w:ins>
      <w:ins w:id="200" w:author="NB" w:date="2025-05-24T10:41:00Z" w16du:dateUtc="2025-05-24T03:41:00Z">
        <w:r w:rsidR="00DD416E">
          <w:rPr>
            <w:rFonts w:ascii="Times New Roman" w:hAnsi="Times New Roman" w:cs="Times New Roman"/>
            <w:color w:val="auto"/>
            <w:sz w:val="24"/>
            <w:szCs w:val="24"/>
          </w:rPr>
          <w:t>có ký tên và đóng dấu</w:t>
        </w:r>
      </w:ins>
      <w:r w:rsidR="00D73CEB" w:rsidRPr="00D73CEB">
        <w:rPr>
          <w:rFonts w:ascii="Times New Roman" w:hAnsi="Times New Roman" w:cs="Times New Roman"/>
          <w:color w:val="auto"/>
          <w:sz w:val="24"/>
          <w:szCs w:val="24"/>
        </w:rPr>
        <w:t>.</w:t>
      </w:r>
    </w:p>
    <w:p w14:paraId="0909A0E2" w14:textId="5443F72E" w:rsidR="008B2AE9" w:rsidRPr="00D73CEB" w:rsidRDefault="00142B42" w:rsidP="00142B42">
      <w:pPr>
        <w:pStyle w:val="ListParagraph"/>
        <w:spacing w:before="40" w:after="40" w:line="288" w:lineRule="auto"/>
        <w:ind w:left="993"/>
        <w:contextualSpacing w:val="0"/>
        <w:jc w:val="both"/>
        <w:rPr>
          <w:rFonts w:ascii="Times New Roman" w:hAnsi="Times New Roman" w:cs="Times New Roman"/>
          <w:i/>
          <w:color w:val="auto"/>
          <w:sz w:val="24"/>
          <w:szCs w:val="24"/>
        </w:rPr>
      </w:pPr>
      <w:r w:rsidRPr="00D73CEB">
        <w:rPr>
          <w:rFonts w:ascii="Times New Roman" w:hAnsi="Times New Roman" w:cs="Times New Roman"/>
          <w:i/>
          <w:color w:val="auto"/>
          <w:sz w:val="24"/>
          <w:szCs w:val="24"/>
        </w:rPr>
        <w:t xml:space="preserve">(Biên bản nghiệm thu được lập sau khi Bên A xác nhận </w:t>
      </w:r>
      <w:r w:rsidRPr="00D73CEB">
        <w:rPr>
          <w:rFonts w:ascii="Times New Roman" w:hAnsi="Times New Roman" w:cs="Times New Roman"/>
          <w:i/>
          <w:color w:val="auto"/>
          <w:sz w:val="24"/>
          <w:szCs w:val="24"/>
          <w:lang w:val="vi-VN"/>
        </w:rPr>
        <w:t xml:space="preserve">Biên bản bàn giao qua </w:t>
      </w:r>
      <w:commentRangeStart w:id="201"/>
      <w:commentRangeStart w:id="202"/>
      <w:r w:rsidRPr="00D73CEB">
        <w:rPr>
          <w:rFonts w:ascii="Times New Roman" w:hAnsi="Times New Roman" w:cs="Times New Roman"/>
          <w:i/>
          <w:color w:val="auto"/>
          <w:sz w:val="24"/>
          <w:szCs w:val="24"/>
          <w:lang w:val="vi-VN"/>
        </w:rPr>
        <w:t>email</w:t>
      </w:r>
      <w:commentRangeEnd w:id="201"/>
      <w:r w:rsidR="00B4551A">
        <w:rPr>
          <w:rStyle w:val="CommentReference"/>
          <w:rFonts w:ascii=".VnTime" w:eastAsia="Times New Roman" w:hAnsi=".VnTime" w:cs="Times New Roman"/>
          <w:color w:val="auto"/>
        </w:rPr>
        <w:commentReference w:id="201"/>
      </w:r>
      <w:commentRangeEnd w:id="202"/>
      <w:r w:rsidR="004118B2">
        <w:rPr>
          <w:rStyle w:val="CommentReference"/>
          <w:rFonts w:ascii=".VnTime" w:eastAsia="Times New Roman" w:hAnsi=".VnTime" w:cs="Times New Roman"/>
          <w:color w:val="auto"/>
        </w:rPr>
        <w:commentReference w:id="202"/>
      </w:r>
      <w:ins w:id="203" w:author="NB" w:date="2025-05-24T10:54:00Z" w16du:dateUtc="2025-05-24T03:54:00Z">
        <w:r w:rsidR="004118B2">
          <w:rPr>
            <w:rFonts w:ascii="Times New Roman" w:hAnsi="Times New Roman" w:cs="Times New Roman"/>
            <w:i/>
            <w:color w:val="auto"/>
            <w:sz w:val="24"/>
            <w:szCs w:val="24"/>
          </w:rPr>
          <w:t xml:space="preserve"> và </w:t>
        </w:r>
      </w:ins>
      <w:ins w:id="204" w:author="NB" w:date="2025-05-24T10:55:00Z" w16du:dateUtc="2025-05-24T03:55:00Z">
        <w:r w:rsidR="004118B2">
          <w:rPr>
            <w:rFonts w:ascii="Times New Roman" w:hAnsi="Times New Roman" w:cs="Times New Roman"/>
            <w:i/>
            <w:color w:val="auto"/>
            <w:sz w:val="24"/>
            <w:szCs w:val="24"/>
          </w:rPr>
          <w:t xml:space="preserve">xác </w:t>
        </w:r>
        <w:r w:rsidR="004118B2" w:rsidRPr="00D73CEB">
          <w:rPr>
            <w:rFonts w:ascii="Times New Roman" w:hAnsi="Times New Roman" w:cs="Times New Roman"/>
            <w:i/>
            <w:color w:val="auto"/>
            <w:sz w:val="24"/>
            <w:szCs w:val="24"/>
          </w:rPr>
          <w:t xml:space="preserve">nhận </w:t>
        </w:r>
        <w:r w:rsidR="004118B2" w:rsidRPr="00D73CEB">
          <w:rPr>
            <w:rFonts w:ascii="Times New Roman" w:hAnsi="Times New Roman" w:cs="Times New Roman"/>
            <w:i/>
            <w:color w:val="auto"/>
            <w:sz w:val="24"/>
            <w:szCs w:val="24"/>
            <w:lang w:val="vi-VN"/>
          </w:rPr>
          <w:t>Biên bản bàn giao</w:t>
        </w:r>
      </w:ins>
      <w:ins w:id="205" w:author="NB" w:date="2025-05-24T10:56:00Z" w16du:dateUtc="2025-05-24T03:56:00Z">
        <w:r w:rsidR="004118B2">
          <w:rPr>
            <w:rFonts w:ascii="Times New Roman" w:hAnsi="Times New Roman" w:cs="Times New Roman"/>
            <w:i/>
            <w:color w:val="auto"/>
            <w:sz w:val="24"/>
            <w:szCs w:val="24"/>
          </w:rPr>
          <w:t xml:space="preserve"> có ký tên và đóng dấu</w:t>
        </w:r>
      </w:ins>
      <w:r w:rsidRPr="00D73CEB">
        <w:rPr>
          <w:rFonts w:ascii="Times New Roman" w:hAnsi="Times New Roman" w:cs="Times New Roman"/>
          <w:i/>
          <w:color w:val="auto"/>
          <w:sz w:val="24"/>
          <w:szCs w:val="24"/>
        </w:rPr>
        <w:t>)</w:t>
      </w:r>
    </w:p>
    <w:p w14:paraId="516DA37D" w14:textId="77777777" w:rsidR="008B2AE9" w:rsidRPr="00D73CEB" w:rsidRDefault="008B2AE9" w:rsidP="008B2AE9">
      <w:pPr>
        <w:pStyle w:val="ListParagraph"/>
        <w:widowControl w:val="0"/>
        <w:numPr>
          <w:ilvl w:val="0"/>
          <w:numId w:val="22"/>
        </w:numPr>
        <w:suppressAutoHyphens w:val="0"/>
        <w:autoSpaceDE w:val="0"/>
        <w:autoSpaceDN w:val="0"/>
        <w:spacing w:before="40" w:after="40" w:line="288" w:lineRule="auto"/>
        <w:ind w:left="709" w:right="-9" w:hanging="283"/>
        <w:contextualSpacing w:val="0"/>
        <w:jc w:val="both"/>
        <w:rPr>
          <w:rFonts w:ascii="Times New Roman" w:hAnsi="Times New Roman" w:cs="Times New Roman"/>
          <w:color w:val="auto"/>
          <w:sz w:val="24"/>
          <w:szCs w:val="24"/>
        </w:rPr>
      </w:pPr>
      <w:r w:rsidRPr="00D73CEB">
        <w:rPr>
          <w:rFonts w:ascii="Times New Roman" w:hAnsi="Times New Roman" w:cs="Times New Roman"/>
          <w:color w:val="auto"/>
          <w:sz w:val="24"/>
          <w:szCs w:val="24"/>
        </w:rPr>
        <w:t>Bên B sẽ xuất hóa đơn GTGT hợp lệ theo giá trị từng lần thanh toán sau 3-5 ngày làm việc kể từ khi bên B nhận được thanh toán từ bên A.</w:t>
      </w:r>
    </w:p>
    <w:p w14:paraId="7625E4BF" w14:textId="5A1705EC" w:rsidR="008B2AE9" w:rsidRPr="00D73CEB" w:rsidRDefault="008B2AE9" w:rsidP="008B2AE9">
      <w:pPr>
        <w:pStyle w:val="ListParagraph"/>
        <w:widowControl w:val="0"/>
        <w:numPr>
          <w:ilvl w:val="0"/>
          <w:numId w:val="22"/>
        </w:numPr>
        <w:suppressAutoHyphens w:val="0"/>
        <w:autoSpaceDE w:val="0"/>
        <w:autoSpaceDN w:val="0"/>
        <w:spacing w:before="40" w:after="40" w:line="288" w:lineRule="auto"/>
        <w:ind w:left="709" w:right="-9" w:hanging="283"/>
        <w:contextualSpacing w:val="0"/>
        <w:jc w:val="both"/>
        <w:rPr>
          <w:rFonts w:ascii="Times New Roman" w:hAnsi="Times New Roman" w:cs="Times New Roman"/>
          <w:b/>
          <w:color w:val="auto"/>
          <w:sz w:val="24"/>
          <w:szCs w:val="24"/>
        </w:rPr>
      </w:pPr>
      <w:r w:rsidRPr="00D73CEB">
        <w:rPr>
          <w:rFonts w:ascii="Times New Roman" w:hAnsi="Times New Roman" w:cs="Times New Roman"/>
          <w:color w:val="auto"/>
          <w:sz w:val="24"/>
          <w:szCs w:val="24"/>
        </w:rPr>
        <w:t xml:space="preserve">Email nhận hóa đơn điện tử của Bên A: </w:t>
      </w:r>
      <w:r w:rsidR="00202503" w:rsidRPr="00D73CEB">
        <w:rPr>
          <w:rFonts w:ascii="Times New Roman" w:hAnsi="Times New Roman" w:cs="Times New Roman"/>
          <w:b/>
          <w:bCs/>
          <w:sz w:val="24"/>
          <w:szCs w:val="24"/>
          <w:lang w:val="pt-BR"/>
        </w:rPr>
        <w:t>vpccchaua@gmail.com</w:t>
      </w:r>
    </w:p>
    <w:p w14:paraId="26C57AA2" w14:textId="77777777" w:rsidR="008B2AE9" w:rsidRPr="00D73CEB" w:rsidRDefault="008B2AE9" w:rsidP="008B2AE9">
      <w:pPr>
        <w:spacing w:before="40" w:after="40" w:line="288" w:lineRule="auto"/>
        <w:jc w:val="both"/>
        <w:rPr>
          <w:rFonts w:ascii="Times New Roman" w:hAnsi="Times New Roman"/>
          <w:b/>
          <w:sz w:val="24"/>
          <w:szCs w:val="24"/>
          <w:lang w:val="pt-BR"/>
        </w:rPr>
      </w:pPr>
      <w:r w:rsidRPr="00D73CEB">
        <w:rPr>
          <w:rFonts w:ascii="Times New Roman" w:hAnsi="Times New Roman"/>
          <w:b/>
          <w:sz w:val="24"/>
          <w:szCs w:val="24"/>
          <w:lang w:val="pt-BR"/>
        </w:rPr>
        <w:t>Điều 4: Phương thức thực hiện và phạt vi phạm</w:t>
      </w:r>
    </w:p>
    <w:p w14:paraId="00FE6D73" w14:textId="77777777" w:rsidR="008B2AE9" w:rsidRPr="00D73CEB" w:rsidRDefault="008B2AE9" w:rsidP="008B2AE9">
      <w:pPr>
        <w:pStyle w:val="ListParagraph"/>
        <w:numPr>
          <w:ilvl w:val="1"/>
          <w:numId w:val="28"/>
        </w:numPr>
        <w:spacing w:before="40" w:after="40" w:line="288" w:lineRule="auto"/>
        <w:ind w:left="709" w:hanging="709"/>
        <w:contextualSpacing w:val="0"/>
        <w:jc w:val="both"/>
        <w:rPr>
          <w:rFonts w:ascii="Times New Roman" w:hAnsi="Times New Roman" w:cs="Times New Roman"/>
          <w:bCs/>
          <w:color w:val="auto"/>
          <w:sz w:val="24"/>
          <w:szCs w:val="24"/>
          <w:lang w:val="pt-BR"/>
        </w:rPr>
      </w:pPr>
      <w:r w:rsidRPr="00D73CEB">
        <w:rPr>
          <w:rFonts w:ascii="Times New Roman" w:hAnsi="Times New Roman" w:cs="Times New Roman"/>
          <w:bCs/>
          <w:color w:val="auto"/>
          <w:sz w:val="24"/>
          <w:szCs w:val="24"/>
          <w:lang w:val="pt-BR"/>
        </w:rPr>
        <w:t xml:space="preserve">Bên A có trách nhiệm cung cấp thông tin cần thiết và theo dõi tiến độ triển khai được quy định tại Điều 2 Phụ lục này. </w:t>
      </w:r>
    </w:p>
    <w:p w14:paraId="3BB98B07" w14:textId="77777777" w:rsidR="008B2AE9" w:rsidRPr="00D73CEB" w:rsidRDefault="008B2AE9" w:rsidP="008B2AE9">
      <w:pPr>
        <w:pStyle w:val="ListParagraph"/>
        <w:numPr>
          <w:ilvl w:val="1"/>
          <w:numId w:val="28"/>
        </w:numPr>
        <w:spacing w:before="40" w:after="40" w:line="288" w:lineRule="auto"/>
        <w:ind w:left="709" w:hanging="709"/>
        <w:contextualSpacing w:val="0"/>
        <w:jc w:val="both"/>
        <w:rPr>
          <w:rFonts w:ascii="Times New Roman" w:hAnsi="Times New Roman" w:cs="Times New Roman"/>
          <w:color w:val="auto"/>
          <w:sz w:val="24"/>
          <w:szCs w:val="24"/>
          <w:lang w:val="pt-BR"/>
        </w:rPr>
      </w:pPr>
      <w:r w:rsidRPr="00D73CEB">
        <w:rPr>
          <w:rFonts w:ascii="Times New Roman" w:eastAsia="Times New Roman" w:hAnsi="Times New Roman" w:cs="Times New Roman"/>
          <w:color w:val="auto"/>
          <w:sz w:val="24"/>
          <w:szCs w:val="24"/>
          <w:lang w:val="pt-BR"/>
        </w:rPr>
        <w:t xml:space="preserve">Bên B có trách nhiệm </w:t>
      </w:r>
      <w:r w:rsidRPr="00D73CEB">
        <w:rPr>
          <w:rFonts w:ascii="Times New Roman" w:hAnsi="Times New Roman" w:cs="Times New Roman"/>
          <w:color w:val="auto"/>
          <w:sz w:val="24"/>
          <w:szCs w:val="24"/>
          <w:lang w:val="pt-BR"/>
        </w:rPr>
        <w:t xml:space="preserve">triển khai cung cấp Dịch vụ theo đúng quy trình và thời gian triển khai được quy định tại Điều 2 Phụ lục này. Trong trường hợp Bên A yêu cầu chỉnh sửa thiết kế giao diện, các chỉnh sửa được xem xét triển khai theo quy định tại Điều 2.2 Phụ lục này và Bên B có trách nhiệm hoàn thành việc chỉnh sửa trong thời hạn không quá 7 ngày làm việc trên từng hạng </w:t>
      </w:r>
      <w:r w:rsidRPr="00D73CEB">
        <w:rPr>
          <w:rFonts w:ascii="Times New Roman" w:hAnsi="Times New Roman" w:cs="Times New Roman"/>
          <w:color w:val="auto"/>
          <w:sz w:val="24"/>
          <w:szCs w:val="24"/>
          <w:lang w:val="pt-BR"/>
        </w:rPr>
        <w:lastRenderedPageBreak/>
        <w:t>mục. Tiến độ thiết kế Website sẽ được điều chỉnh cộng thêm khoảng thời gian chỉnh sửa phát sinh này.</w:t>
      </w:r>
    </w:p>
    <w:p w14:paraId="58175280" w14:textId="77777777" w:rsidR="008B2AE9" w:rsidRPr="00D73CEB" w:rsidRDefault="008B2AE9" w:rsidP="008B2AE9">
      <w:pPr>
        <w:pStyle w:val="ListParagraph"/>
        <w:spacing w:before="40" w:after="40" w:line="288" w:lineRule="auto"/>
        <w:ind w:left="567" w:hanging="567"/>
        <w:contextualSpacing w:val="0"/>
        <w:jc w:val="both"/>
        <w:rPr>
          <w:rFonts w:ascii="Times New Roman" w:hAnsi="Times New Roman" w:cs="Times New Roman"/>
          <w:b/>
          <w:bCs/>
          <w:color w:val="auto"/>
          <w:sz w:val="24"/>
          <w:szCs w:val="24"/>
          <w:lang w:val="pt-BR"/>
        </w:rPr>
      </w:pPr>
      <w:r w:rsidRPr="00D73CEB">
        <w:rPr>
          <w:rFonts w:ascii="Times New Roman" w:hAnsi="Times New Roman" w:cs="Times New Roman"/>
          <w:b/>
          <w:bCs/>
          <w:color w:val="auto"/>
          <w:sz w:val="24"/>
          <w:szCs w:val="24"/>
          <w:lang w:val="vi-VN"/>
        </w:rPr>
        <w:t xml:space="preserve">Điều 5: </w:t>
      </w:r>
      <w:r w:rsidRPr="00D73CEB">
        <w:rPr>
          <w:rFonts w:ascii="Times New Roman" w:hAnsi="Times New Roman" w:cs="Times New Roman"/>
          <w:b/>
          <w:bCs/>
          <w:color w:val="auto"/>
          <w:sz w:val="24"/>
          <w:szCs w:val="24"/>
          <w:lang w:val="pt-BR"/>
        </w:rPr>
        <w:t>Thông tin</w:t>
      </w:r>
      <w:r w:rsidRPr="00D73CEB">
        <w:rPr>
          <w:rFonts w:ascii="Times New Roman" w:hAnsi="Times New Roman" w:cs="Times New Roman"/>
          <w:b/>
          <w:bCs/>
          <w:color w:val="auto"/>
          <w:sz w:val="24"/>
          <w:szCs w:val="24"/>
          <w:lang w:val="vi-VN"/>
        </w:rPr>
        <w:t xml:space="preserve"> Đầu mối hai Bên</w:t>
      </w:r>
    </w:p>
    <w:p w14:paraId="11C4DE55" w14:textId="77777777" w:rsidR="008B2AE9" w:rsidRPr="00D73CEB" w:rsidRDefault="008B2AE9" w:rsidP="008B2AE9">
      <w:pPr>
        <w:pStyle w:val="ListParagraph"/>
        <w:widowControl w:val="0"/>
        <w:numPr>
          <w:ilvl w:val="1"/>
          <w:numId w:val="27"/>
        </w:numPr>
        <w:spacing w:before="40" w:after="40" w:line="288" w:lineRule="auto"/>
        <w:ind w:left="567" w:hanging="567"/>
        <w:contextualSpacing w:val="0"/>
        <w:jc w:val="both"/>
        <w:rPr>
          <w:rFonts w:ascii="Times New Roman" w:hAnsi="Times New Roman" w:cs="Times New Roman"/>
          <w:bCs/>
          <w:color w:val="auto"/>
          <w:sz w:val="24"/>
          <w:szCs w:val="24"/>
          <w:lang w:val="vi-VN"/>
        </w:rPr>
      </w:pPr>
      <w:r w:rsidRPr="00D73CEB">
        <w:rPr>
          <w:rFonts w:ascii="Times New Roman" w:hAnsi="Times New Roman" w:cs="Times New Roman"/>
          <w:bCs/>
          <w:color w:val="auto"/>
          <w:sz w:val="24"/>
          <w:szCs w:val="24"/>
        </w:rPr>
        <w:t xml:space="preserve">Hai </w:t>
      </w:r>
      <w:r w:rsidRPr="00D73CEB">
        <w:rPr>
          <w:rFonts w:ascii="Times New Roman" w:hAnsi="Times New Roman" w:cs="Times New Roman"/>
          <w:bCs/>
          <w:color w:val="auto"/>
          <w:sz w:val="24"/>
          <w:szCs w:val="24"/>
          <w:lang w:val="vi-VN"/>
        </w:rPr>
        <w:t>B</w:t>
      </w:r>
      <w:r w:rsidRPr="00D73CEB">
        <w:rPr>
          <w:rFonts w:ascii="Times New Roman" w:hAnsi="Times New Roman" w:cs="Times New Roman"/>
          <w:bCs/>
          <w:color w:val="auto"/>
          <w:sz w:val="24"/>
          <w:szCs w:val="24"/>
        </w:rPr>
        <w:t>ên thống nhất như sau:</w:t>
      </w:r>
    </w:p>
    <w:p w14:paraId="48921096" w14:textId="77777777" w:rsidR="008B2AE9" w:rsidRPr="00D73CEB" w:rsidRDefault="008B2AE9" w:rsidP="008B2AE9">
      <w:pPr>
        <w:pStyle w:val="ListParagraph"/>
        <w:widowControl w:val="0"/>
        <w:numPr>
          <w:ilvl w:val="0"/>
          <w:numId w:val="22"/>
        </w:numPr>
        <w:spacing w:before="40" w:after="40" w:line="288" w:lineRule="auto"/>
        <w:ind w:left="567"/>
        <w:contextualSpacing w:val="0"/>
        <w:jc w:val="both"/>
        <w:rPr>
          <w:rFonts w:ascii="Times New Roman" w:hAnsi="Times New Roman" w:cs="Times New Roman"/>
          <w:bCs/>
          <w:color w:val="auto"/>
          <w:sz w:val="24"/>
          <w:szCs w:val="24"/>
          <w:lang w:val="vi-VN"/>
        </w:rPr>
      </w:pPr>
      <w:r w:rsidRPr="00D73CEB">
        <w:rPr>
          <w:rFonts w:ascii="Times New Roman" w:hAnsi="Times New Roman" w:cs="Times New Roman"/>
          <w:bCs/>
          <w:color w:val="auto"/>
          <w:sz w:val="24"/>
          <w:szCs w:val="24"/>
        </w:rPr>
        <w:t xml:space="preserve">Mỗi </w:t>
      </w:r>
      <w:r w:rsidRPr="00D73CEB">
        <w:rPr>
          <w:rFonts w:ascii="Times New Roman" w:hAnsi="Times New Roman" w:cs="Times New Roman"/>
          <w:bCs/>
          <w:color w:val="auto"/>
          <w:sz w:val="24"/>
          <w:szCs w:val="24"/>
          <w:lang w:val="vi-VN"/>
        </w:rPr>
        <w:t>B</w:t>
      </w:r>
      <w:r w:rsidRPr="00D73CEB">
        <w:rPr>
          <w:rFonts w:ascii="Times New Roman" w:hAnsi="Times New Roman" w:cs="Times New Roman"/>
          <w:bCs/>
          <w:color w:val="auto"/>
          <w:sz w:val="24"/>
          <w:szCs w:val="24"/>
        </w:rPr>
        <w:t xml:space="preserve">ên cử </w:t>
      </w:r>
      <w:r w:rsidRPr="00D73CEB">
        <w:rPr>
          <w:rFonts w:ascii="Times New Roman" w:hAnsi="Times New Roman" w:cs="Times New Roman"/>
          <w:bCs/>
          <w:color w:val="auto"/>
          <w:sz w:val="24"/>
          <w:szCs w:val="24"/>
          <w:lang w:val="vi-VN"/>
        </w:rPr>
        <w:t>N</w:t>
      </w:r>
      <w:r w:rsidRPr="00D73CEB">
        <w:rPr>
          <w:rFonts w:ascii="Times New Roman" w:hAnsi="Times New Roman" w:cs="Times New Roman"/>
          <w:bCs/>
          <w:color w:val="auto"/>
          <w:sz w:val="24"/>
          <w:szCs w:val="24"/>
        </w:rPr>
        <w:t xml:space="preserve">gười đại diện làm đầu nối làm việc theo danh sách dưới đây để hai </w:t>
      </w:r>
      <w:r w:rsidRPr="00D73CEB">
        <w:rPr>
          <w:rFonts w:ascii="Times New Roman" w:hAnsi="Times New Roman" w:cs="Times New Roman"/>
          <w:bCs/>
          <w:color w:val="auto"/>
          <w:sz w:val="24"/>
          <w:szCs w:val="24"/>
          <w:lang w:val="vi-VN"/>
        </w:rPr>
        <w:t>B</w:t>
      </w:r>
      <w:r w:rsidRPr="00D73CEB">
        <w:rPr>
          <w:rFonts w:ascii="Times New Roman" w:hAnsi="Times New Roman" w:cs="Times New Roman"/>
          <w:bCs/>
          <w:color w:val="auto"/>
          <w:sz w:val="24"/>
          <w:szCs w:val="24"/>
        </w:rPr>
        <w:t>ên trao đổi, thống nhất các nội dung thỏa thuận trong quá trình thực hiện Hợp đồng.</w:t>
      </w:r>
    </w:p>
    <w:p w14:paraId="26931CB1" w14:textId="77777777" w:rsidR="008B2AE9" w:rsidRPr="00D73CEB" w:rsidRDefault="008B2AE9" w:rsidP="008B2AE9">
      <w:pPr>
        <w:pStyle w:val="ListParagraph"/>
        <w:widowControl w:val="0"/>
        <w:numPr>
          <w:ilvl w:val="0"/>
          <w:numId w:val="22"/>
        </w:numPr>
        <w:spacing w:before="40" w:after="40" w:line="288" w:lineRule="auto"/>
        <w:ind w:left="567"/>
        <w:contextualSpacing w:val="0"/>
        <w:jc w:val="both"/>
        <w:rPr>
          <w:rFonts w:ascii="Times New Roman" w:hAnsi="Times New Roman" w:cs="Times New Roman"/>
          <w:bCs/>
          <w:color w:val="auto"/>
          <w:sz w:val="24"/>
          <w:szCs w:val="24"/>
          <w:lang w:val="vi-VN"/>
        </w:rPr>
      </w:pPr>
      <w:r w:rsidRPr="00D73CEB">
        <w:rPr>
          <w:rFonts w:ascii="Times New Roman" w:hAnsi="Times New Roman" w:cs="Times New Roman"/>
          <w:bCs/>
          <w:color w:val="auto"/>
          <w:sz w:val="24"/>
          <w:szCs w:val="24"/>
        </w:rPr>
        <w:t xml:space="preserve">Các nội dung đã được thống nhất thông qua </w:t>
      </w:r>
      <w:r w:rsidRPr="00D73CEB">
        <w:rPr>
          <w:rFonts w:ascii="Times New Roman" w:hAnsi="Times New Roman" w:cs="Times New Roman"/>
          <w:bCs/>
          <w:color w:val="auto"/>
          <w:sz w:val="24"/>
          <w:szCs w:val="24"/>
          <w:lang w:val="pt-BR"/>
        </w:rPr>
        <w:t xml:space="preserve">hình thức như văn bản, email, </w:t>
      </w:r>
      <w:r w:rsidRPr="00D73CEB">
        <w:rPr>
          <w:rFonts w:ascii="Times New Roman" w:hAnsi="Times New Roman" w:cs="Times New Roman"/>
          <w:bCs/>
          <w:color w:val="auto"/>
          <w:sz w:val="24"/>
          <w:szCs w:val="24"/>
          <w:lang w:val="vi-VN"/>
        </w:rPr>
        <w:t xml:space="preserve">fax, </w:t>
      </w:r>
      <w:r w:rsidRPr="00D73CEB">
        <w:rPr>
          <w:rFonts w:ascii="Times New Roman" w:hAnsi="Times New Roman" w:cs="Times New Roman"/>
          <w:bCs/>
          <w:color w:val="auto"/>
          <w:sz w:val="24"/>
          <w:szCs w:val="24"/>
          <w:lang w:val="pt-BR"/>
        </w:rPr>
        <w:t>.... và/hoặc bằng các hình thức trao đổi khác</w:t>
      </w:r>
      <w:r w:rsidRPr="00D73CEB">
        <w:rPr>
          <w:rFonts w:ascii="Times New Roman" w:hAnsi="Times New Roman" w:cs="Times New Roman"/>
          <w:bCs/>
          <w:color w:val="auto"/>
          <w:sz w:val="24"/>
          <w:szCs w:val="24"/>
        </w:rPr>
        <w:t xml:space="preserve">, đều là căn cứ để các </w:t>
      </w:r>
      <w:r w:rsidRPr="00D73CEB">
        <w:rPr>
          <w:rFonts w:ascii="Times New Roman" w:hAnsi="Times New Roman" w:cs="Times New Roman"/>
          <w:bCs/>
          <w:color w:val="auto"/>
          <w:sz w:val="24"/>
          <w:szCs w:val="24"/>
          <w:lang w:val="vi-VN"/>
        </w:rPr>
        <w:t>B</w:t>
      </w:r>
      <w:r w:rsidRPr="00D73CEB">
        <w:rPr>
          <w:rFonts w:ascii="Times New Roman" w:hAnsi="Times New Roman" w:cs="Times New Roman"/>
          <w:bCs/>
          <w:color w:val="auto"/>
          <w:sz w:val="24"/>
          <w:szCs w:val="24"/>
        </w:rPr>
        <w:t>ên thực hiện Hợp đồng.</w:t>
      </w:r>
    </w:p>
    <w:p w14:paraId="74C06FBD" w14:textId="77777777" w:rsidR="008B2AE9" w:rsidRPr="00D73CEB" w:rsidRDefault="008B2AE9" w:rsidP="008B2AE9">
      <w:pPr>
        <w:pStyle w:val="ListParagraph"/>
        <w:widowControl w:val="0"/>
        <w:numPr>
          <w:ilvl w:val="0"/>
          <w:numId w:val="22"/>
        </w:numPr>
        <w:spacing w:before="40" w:after="40" w:line="288" w:lineRule="auto"/>
        <w:ind w:left="567"/>
        <w:contextualSpacing w:val="0"/>
        <w:jc w:val="both"/>
        <w:rPr>
          <w:rFonts w:ascii="Times New Roman" w:hAnsi="Times New Roman" w:cs="Times New Roman"/>
          <w:bCs/>
          <w:color w:val="auto"/>
          <w:sz w:val="24"/>
          <w:szCs w:val="24"/>
          <w:lang w:val="vi-VN"/>
        </w:rPr>
      </w:pPr>
      <w:r w:rsidRPr="00D73CEB">
        <w:rPr>
          <w:rFonts w:ascii="Times New Roman" w:hAnsi="Times New Roman" w:cs="Times New Roman"/>
          <w:bCs/>
          <w:color w:val="auto"/>
          <w:sz w:val="24"/>
          <w:szCs w:val="24"/>
          <w:lang w:val="vi-VN"/>
        </w:rPr>
        <w:t xml:space="preserve">Thông tin Đầu mối nhân sự hai Bên </w:t>
      </w:r>
      <w:r w:rsidRPr="00D73CEB">
        <w:rPr>
          <w:rFonts w:ascii="Times New Roman" w:hAnsi="Times New Roman" w:cs="Times New Roman"/>
          <w:bCs/>
          <w:color w:val="auto"/>
          <w:sz w:val="24"/>
          <w:szCs w:val="24"/>
        </w:rPr>
        <w:t>phụ trách như sau</w:t>
      </w:r>
      <w:r w:rsidRPr="00D73CEB">
        <w:rPr>
          <w:rFonts w:ascii="Times New Roman" w:hAnsi="Times New Roman" w:cs="Times New Roman"/>
          <w:bCs/>
          <w:color w:val="auto"/>
          <w:sz w:val="24"/>
          <w:szCs w:val="24"/>
          <w:lang w:val="vi-VN"/>
        </w:rPr>
        <w:t>:</w:t>
      </w:r>
    </w:p>
    <w:tbl>
      <w:tblPr>
        <w:tblStyle w:val="TableGrid"/>
        <w:tblW w:w="9209" w:type="dxa"/>
        <w:tblInd w:w="567" w:type="dxa"/>
        <w:tblLook w:val="04A0" w:firstRow="1" w:lastRow="0" w:firstColumn="1" w:lastColumn="0" w:noHBand="0" w:noVBand="1"/>
      </w:tblPr>
      <w:tblGrid>
        <w:gridCol w:w="2122"/>
        <w:gridCol w:w="3685"/>
        <w:gridCol w:w="3402"/>
      </w:tblGrid>
      <w:tr w:rsidR="008B2AE9" w:rsidRPr="00D73CEB" w14:paraId="7E90C520" w14:textId="77777777" w:rsidTr="003C3E98">
        <w:tc>
          <w:tcPr>
            <w:tcW w:w="2122" w:type="dxa"/>
            <w:vAlign w:val="center"/>
          </w:tcPr>
          <w:p w14:paraId="158BA3C4" w14:textId="77777777" w:rsidR="008B2AE9" w:rsidRPr="00D73CEB" w:rsidRDefault="008B2AE9" w:rsidP="003C3E98">
            <w:pPr>
              <w:pStyle w:val="ListParagraph"/>
              <w:widowControl w:val="0"/>
              <w:spacing w:before="120" w:after="120" w:line="240" w:lineRule="auto"/>
              <w:ind w:left="0"/>
              <w:contextualSpacing w:val="0"/>
              <w:rPr>
                <w:rFonts w:ascii="Times New Roman" w:hAnsi="Times New Roman" w:cs="Times New Roman"/>
                <w:b/>
                <w:bCs/>
                <w:sz w:val="24"/>
                <w:szCs w:val="24"/>
                <w:lang w:val="vi-VN"/>
              </w:rPr>
            </w:pPr>
            <w:r w:rsidRPr="00D73CEB">
              <w:rPr>
                <w:rFonts w:ascii="Times New Roman" w:hAnsi="Times New Roman" w:cs="Times New Roman"/>
                <w:b/>
                <w:bCs/>
                <w:sz w:val="24"/>
                <w:szCs w:val="24"/>
                <w:lang w:val="vi-VN"/>
              </w:rPr>
              <w:t>Đầu mối nhân sự</w:t>
            </w:r>
          </w:p>
        </w:tc>
        <w:tc>
          <w:tcPr>
            <w:tcW w:w="3685" w:type="dxa"/>
            <w:vAlign w:val="center"/>
          </w:tcPr>
          <w:p w14:paraId="291664A8" w14:textId="77777777" w:rsidR="008B2AE9" w:rsidRPr="00D73CEB" w:rsidRDefault="008B2AE9" w:rsidP="003C3E98">
            <w:pPr>
              <w:pStyle w:val="ListParagraph"/>
              <w:widowControl w:val="0"/>
              <w:spacing w:before="120" w:after="120" w:line="240" w:lineRule="auto"/>
              <w:ind w:left="0"/>
              <w:contextualSpacing w:val="0"/>
              <w:jc w:val="center"/>
              <w:rPr>
                <w:rFonts w:ascii="Times New Roman" w:hAnsi="Times New Roman" w:cs="Times New Roman"/>
                <w:b/>
                <w:color w:val="auto"/>
                <w:sz w:val="24"/>
                <w:szCs w:val="24"/>
                <w:lang w:val="vi-VN"/>
              </w:rPr>
            </w:pPr>
            <w:r w:rsidRPr="00D73CEB">
              <w:rPr>
                <w:rFonts w:ascii="Times New Roman" w:hAnsi="Times New Roman" w:cs="Times New Roman"/>
                <w:b/>
                <w:bCs/>
                <w:sz w:val="24"/>
                <w:szCs w:val="24"/>
                <w:lang w:val="vi-VN"/>
              </w:rPr>
              <w:t>Bên A</w:t>
            </w:r>
          </w:p>
        </w:tc>
        <w:tc>
          <w:tcPr>
            <w:tcW w:w="3402" w:type="dxa"/>
            <w:vAlign w:val="center"/>
          </w:tcPr>
          <w:p w14:paraId="5B203B53" w14:textId="77777777" w:rsidR="008B2AE9" w:rsidRPr="00D73CEB" w:rsidRDefault="008B2AE9" w:rsidP="003C3E98">
            <w:pPr>
              <w:pStyle w:val="ListParagraph"/>
              <w:widowControl w:val="0"/>
              <w:spacing w:before="120" w:after="120" w:line="240" w:lineRule="auto"/>
              <w:ind w:left="0"/>
              <w:contextualSpacing w:val="0"/>
              <w:jc w:val="center"/>
              <w:rPr>
                <w:rFonts w:ascii="Times New Roman" w:hAnsi="Times New Roman" w:cs="Times New Roman"/>
                <w:b/>
                <w:bCs/>
                <w:sz w:val="24"/>
                <w:szCs w:val="24"/>
                <w:lang w:val="vi-VN"/>
              </w:rPr>
            </w:pPr>
            <w:r w:rsidRPr="00D73CEB">
              <w:rPr>
                <w:rFonts w:ascii="Times New Roman" w:hAnsi="Times New Roman" w:cs="Times New Roman"/>
                <w:b/>
                <w:bCs/>
                <w:sz w:val="24"/>
                <w:szCs w:val="24"/>
                <w:lang w:val="vi-VN"/>
              </w:rPr>
              <w:t>Bên B</w:t>
            </w:r>
          </w:p>
        </w:tc>
      </w:tr>
      <w:tr w:rsidR="008B2AE9" w:rsidRPr="00D73CEB" w14:paraId="4F71D1D7" w14:textId="77777777" w:rsidTr="003C3E98">
        <w:tc>
          <w:tcPr>
            <w:tcW w:w="2122" w:type="dxa"/>
            <w:vAlign w:val="center"/>
          </w:tcPr>
          <w:p w14:paraId="12E764FF" w14:textId="77777777" w:rsidR="008B2AE9" w:rsidRPr="00D73CEB" w:rsidRDefault="008B2AE9" w:rsidP="003C3E98">
            <w:pPr>
              <w:pStyle w:val="ListParagraph"/>
              <w:widowControl w:val="0"/>
              <w:spacing w:before="120" w:after="120" w:line="240" w:lineRule="auto"/>
              <w:ind w:left="0"/>
              <w:contextualSpacing w:val="0"/>
              <w:rPr>
                <w:rFonts w:ascii="Times New Roman" w:hAnsi="Times New Roman" w:cs="Times New Roman"/>
                <w:bCs/>
                <w:sz w:val="24"/>
                <w:szCs w:val="24"/>
                <w:lang w:val="vi-VN"/>
              </w:rPr>
            </w:pPr>
            <w:r w:rsidRPr="00D73CEB">
              <w:rPr>
                <w:rFonts w:ascii="Times New Roman" w:eastAsia="Times New Roman" w:hAnsi="Times New Roman" w:cs="Times New Roman"/>
                <w:color w:val="auto"/>
                <w:sz w:val="24"/>
                <w:szCs w:val="24"/>
                <w:lang w:val="pt-BR"/>
              </w:rPr>
              <w:t xml:space="preserve">Người liên </w:t>
            </w:r>
            <w:r w:rsidRPr="00D73CEB">
              <w:rPr>
                <w:rFonts w:ascii="Times New Roman" w:eastAsia="Times New Roman" w:hAnsi="Times New Roman" w:cs="Times New Roman"/>
                <w:color w:val="auto"/>
                <w:sz w:val="24"/>
                <w:szCs w:val="24"/>
                <w:lang w:val="vi-VN"/>
              </w:rPr>
              <w:t>hệ:</w:t>
            </w:r>
          </w:p>
        </w:tc>
        <w:tc>
          <w:tcPr>
            <w:tcW w:w="3685" w:type="dxa"/>
            <w:vAlign w:val="center"/>
          </w:tcPr>
          <w:p w14:paraId="521A5497" w14:textId="01CB271C" w:rsidR="008B2AE9" w:rsidRPr="00D73CEB" w:rsidRDefault="00202503" w:rsidP="003C3E98">
            <w:pPr>
              <w:pStyle w:val="ListParagraph"/>
              <w:widowControl w:val="0"/>
              <w:spacing w:before="120" w:after="120" w:line="240" w:lineRule="auto"/>
              <w:ind w:left="0"/>
              <w:contextualSpacing w:val="0"/>
              <w:jc w:val="center"/>
              <w:rPr>
                <w:rFonts w:ascii="Times New Roman" w:hAnsi="Times New Roman" w:cs="Times New Roman"/>
                <w:sz w:val="24"/>
                <w:szCs w:val="24"/>
              </w:rPr>
            </w:pPr>
            <w:r w:rsidRPr="00D73CEB">
              <w:rPr>
                <w:rFonts w:ascii="Times New Roman" w:eastAsia="Times New Roman" w:hAnsi="Times New Roman" w:cs="Times New Roman"/>
                <w:b/>
                <w:color w:val="auto"/>
                <w:sz w:val="24"/>
                <w:szCs w:val="24"/>
                <w:lang w:val="pt-BR"/>
              </w:rPr>
              <w:t>Nguyễn Thị Phương Trâm</w:t>
            </w:r>
          </w:p>
        </w:tc>
        <w:tc>
          <w:tcPr>
            <w:tcW w:w="3402" w:type="dxa"/>
            <w:vAlign w:val="center"/>
          </w:tcPr>
          <w:p w14:paraId="572C0968" w14:textId="77777777" w:rsidR="008B2AE9" w:rsidRPr="00D73CEB" w:rsidRDefault="008B2AE9" w:rsidP="003C3E98">
            <w:pPr>
              <w:pStyle w:val="ListParagraph"/>
              <w:widowControl w:val="0"/>
              <w:spacing w:before="120" w:after="120" w:line="240" w:lineRule="auto"/>
              <w:ind w:left="0"/>
              <w:contextualSpacing w:val="0"/>
              <w:jc w:val="center"/>
              <w:rPr>
                <w:rFonts w:ascii="Times New Roman" w:hAnsi="Times New Roman" w:cs="Times New Roman"/>
                <w:bCs/>
                <w:sz w:val="24"/>
                <w:szCs w:val="24"/>
              </w:rPr>
            </w:pPr>
            <w:r w:rsidRPr="00D73CEB">
              <w:rPr>
                <w:rFonts w:ascii="Times New Roman" w:eastAsia="Times New Roman" w:hAnsi="Times New Roman" w:cs="Times New Roman"/>
                <w:b/>
                <w:color w:val="auto"/>
                <w:sz w:val="24"/>
                <w:szCs w:val="24"/>
                <w:lang w:val="pt-BR"/>
              </w:rPr>
              <w:t>Lê Văn Quốc</w:t>
            </w:r>
          </w:p>
        </w:tc>
      </w:tr>
      <w:tr w:rsidR="008B2AE9" w:rsidRPr="00D73CEB" w14:paraId="203CD76B" w14:textId="77777777" w:rsidTr="003C3E98">
        <w:tc>
          <w:tcPr>
            <w:tcW w:w="2122" w:type="dxa"/>
            <w:vAlign w:val="center"/>
          </w:tcPr>
          <w:p w14:paraId="5C8C16FF" w14:textId="77777777" w:rsidR="008B2AE9" w:rsidRPr="00D73CEB" w:rsidRDefault="008B2AE9" w:rsidP="003C3E98">
            <w:pPr>
              <w:pStyle w:val="ListParagraph"/>
              <w:widowControl w:val="0"/>
              <w:spacing w:before="120" w:after="120" w:line="240" w:lineRule="auto"/>
              <w:ind w:left="0"/>
              <w:contextualSpacing w:val="0"/>
              <w:rPr>
                <w:rFonts w:ascii="Times New Roman" w:hAnsi="Times New Roman" w:cs="Times New Roman"/>
                <w:bCs/>
                <w:sz w:val="24"/>
                <w:szCs w:val="24"/>
                <w:lang w:val="vi-VN"/>
              </w:rPr>
            </w:pPr>
            <w:r w:rsidRPr="00D73CEB">
              <w:rPr>
                <w:rFonts w:ascii="Times New Roman" w:eastAsia="Times New Roman" w:hAnsi="Times New Roman" w:cs="Times New Roman"/>
                <w:color w:val="auto"/>
                <w:sz w:val="24"/>
                <w:szCs w:val="24"/>
                <w:lang w:val="pt-BR"/>
              </w:rPr>
              <w:t xml:space="preserve">Mail: </w:t>
            </w:r>
          </w:p>
        </w:tc>
        <w:tc>
          <w:tcPr>
            <w:tcW w:w="3685" w:type="dxa"/>
            <w:vAlign w:val="center"/>
          </w:tcPr>
          <w:p w14:paraId="055B1214" w14:textId="6C5C5747" w:rsidR="008B2AE9" w:rsidRPr="00D73CEB" w:rsidRDefault="00202503" w:rsidP="003C3E98">
            <w:pPr>
              <w:pStyle w:val="ListParagraph"/>
              <w:widowControl w:val="0"/>
              <w:spacing w:before="120" w:after="120" w:line="240" w:lineRule="auto"/>
              <w:ind w:left="0"/>
              <w:contextualSpacing w:val="0"/>
              <w:jc w:val="center"/>
              <w:rPr>
                <w:rFonts w:ascii="Times New Roman" w:hAnsi="Times New Roman" w:cs="Times New Roman"/>
                <w:sz w:val="24"/>
                <w:szCs w:val="24"/>
              </w:rPr>
            </w:pPr>
            <w:r w:rsidRPr="00D73CEB">
              <w:rPr>
                <w:rFonts w:ascii="Times New Roman" w:eastAsia="Times New Roman" w:hAnsi="Times New Roman" w:cs="Times New Roman"/>
                <w:b/>
                <w:color w:val="auto"/>
                <w:sz w:val="24"/>
                <w:szCs w:val="24"/>
                <w:lang w:val="pt-BR"/>
              </w:rPr>
              <w:t>tram.nguyen@asn.vn</w:t>
            </w:r>
          </w:p>
        </w:tc>
        <w:tc>
          <w:tcPr>
            <w:tcW w:w="3402" w:type="dxa"/>
            <w:vAlign w:val="center"/>
          </w:tcPr>
          <w:p w14:paraId="11D129CA" w14:textId="77777777" w:rsidR="008B2AE9" w:rsidRPr="00D73CEB" w:rsidRDefault="008B2AE9" w:rsidP="003C3E98">
            <w:pPr>
              <w:pStyle w:val="ListParagraph"/>
              <w:widowControl w:val="0"/>
              <w:spacing w:before="120" w:after="120" w:line="240" w:lineRule="auto"/>
              <w:ind w:left="0"/>
              <w:contextualSpacing w:val="0"/>
              <w:jc w:val="center"/>
              <w:rPr>
                <w:rFonts w:ascii="Times New Roman" w:hAnsi="Times New Roman" w:cs="Times New Roman"/>
                <w:bCs/>
                <w:sz w:val="24"/>
                <w:szCs w:val="24"/>
              </w:rPr>
            </w:pPr>
            <w:r w:rsidRPr="00D73CEB">
              <w:rPr>
                <w:rFonts w:ascii="Times New Roman" w:eastAsia="Times New Roman" w:hAnsi="Times New Roman" w:cs="Times New Roman"/>
                <w:b/>
                <w:color w:val="auto"/>
                <w:sz w:val="24"/>
                <w:szCs w:val="24"/>
                <w:lang w:val="pt-BR"/>
              </w:rPr>
              <w:t>quoclevan@vccorp.vn</w:t>
            </w:r>
          </w:p>
        </w:tc>
      </w:tr>
      <w:tr w:rsidR="008B2AE9" w:rsidRPr="00D73CEB" w14:paraId="7EC09992" w14:textId="77777777" w:rsidTr="003C3E98">
        <w:tc>
          <w:tcPr>
            <w:tcW w:w="2122" w:type="dxa"/>
            <w:vAlign w:val="center"/>
          </w:tcPr>
          <w:p w14:paraId="5920DDB7" w14:textId="77777777" w:rsidR="008B2AE9" w:rsidRPr="00D73CEB" w:rsidRDefault="008B2AE9" w:rsidP="003C3E98">
            <w:pPr>
              <w:pStyle w:val="ListParagraph"/>
              <w:widowControl w:val="0"/>
              <w:spacing w:before="120" w:after="120" w:line="240" w:lineRule="auto"/>
              <w:ind w:left="0"/>
              <w:contextualSpacing w:val="0"/>
              <w:rPr>
                <w:rFonts w:ascii="Times New Roman" w:hAnsi="Times New Roman" w:cs="Times New Roman"/>
                <w:bCs/>
                <w:sz w:val="24"/>
                <w:szCs w:val="24"/>
                <w:lang w:val="vi-VN"/>
              </w:rPr>
            </w:pPr>
            <w:r w:rsidRPr="00D73CEB">
              <w:rPr>
                <w:rFonts w:ascii="Times New Roman" w:eastAsia="Times New Roman" w:hAnsi="Times New Roman" w:cs="Times New Roman"/>
                <w:color w:val="auto"/>
                <w:sz w:val="24"/>
                <w:szCs w:val="24"/>
                <w:lang w:val="pt-BR"/>
              </w:rPr>
              <w:t>Số điện thoại:</w:t>
            </w:r>
          </w:p>
        </w:tc>
        <w:tc>
          <w:tcPr>
            <w:tcW w:w="3685" w:type="dxa"/>
            <w:vAlign w:val="center"/>
          </w:tcPr>
          <w:p w14:paraId="5CE69802" w14:textId="67B462EB" w:rsidR="008B2AE9" w:rsidRPr="00D73CEB" w:rsidRDefault="00202503" w:rsidP="003C3E98">
            <w:pPr>
              <w:pStyle w:val="ListParagraph"/>
              <w:widowControl w:val="0"/>
              <w:spacing w:before="120" w:after="120" w:line="240" w:lineRule="auto"/>
              <w:ind w:left="0"/>
              <w:contextualSpacing w:val="0"/>
              <w:jc w:val="center"/>
              <w:rPr>
                <w:rFonts w:ascii="Times New Roman" w:hAnsi="Times New Roman" w:cs="Times New Roman"/>
                <w:sz w:val="24"/>
                <w:szCs w:val="24"/>
              </w:rPr>
            </w:pPr>
            <w:r w:rsidRPr="00D73CEB">
              <w:rPr>
                <w:rFonts w:ascii="Times New Roman" w:eastAsia="Times New Roman" w:hAnsi="Times New Roman" w:cs="Times New Roman"/>
                <w:b/>
                <w:color w:val="auto"/>
                <w:sz w:val="24"/>
                <w:szCs w:val="24"/>
                <w:lang w:val="pt-BR"/>
              </w:rPr>
              <w:t>0924911389</w:t>
            </w:r>
          </w:p>
        </w:tc>
        <w:tc>
          <w:tcPr>
            <w:tcW w:w="3402" w:type="dxa"/>
            <w:vAlign w:val="center"/>
          </w:tcPr>
          <w:p w14:paraId="15627F76" w14:textId="77777777" w:rsidR="008B2AE9" w:rsidRPr="00D73CEB" w:rsidRDefault="008B2AE9" w:rsidP="003C3E98">
            <w:pPr>
              <w:pStyle w:val="ListParagraph"/>
              <w:widowControl w:val="0"/>
              <w:spacing w:before="120" w:after="120" w:line="240" w:lineRule="auto"/>
              <w:ind w:left="0"/>
              <w:contextualSpacing w:val="0"/>
              <w:jc w:val="center"/>
              <w:rPr>
                <w:rFonts w:ascii="Times New Roman" w:hAnsi="Times New Roman" w:cs="Times New Roman"/>
                <w:bCs/>
                <w:sz w:val="24"/>
                <w:szCs w:val="24"/>
              </w:rPr>
            </w:pPr>
            <w:r w:rsidRPr="00D73CEB">
              <w:rPr>
                <w:rFonts w:ascii="Times New Roman" w:eastAsia="Times New Roman" w:hAnsi="Times New Roman" w:cs="Times New Roman"/>
                <w:b/>
                <w:color w:val="auto"/>
                <w:sz w:val="24"/>
                <w:szCs w:val="24"/>
                <w:lang w:val="pt-BR"/>
              </w:rPr>
              <w:t>0935503384</w:t>
            </w:r>
          </w:p>
        </w:tc>
      </w:tr>
    </w:tbl>
    <w:p w14:paraId="3DD06FB9" w14:textId="77777777" w:rsidR="008B2AE9" w:rsidRPr="00D73CEB" w:rsidRDefault="008B2AE9" w:rsidP="008B2AE9">
      <w:pPr>
        <w:pStyle w:val="ListParagraph"/>
        <w:numPr>
          <w:ilvl w:val="1"/>
          <w:numId w:val="27"/>
        </w:numPr>
        <w:spacing w:before="40" w:after="40" w:line="288" w:lineRule="auto"/>
        <w:ind w:left="567" w:hanging="567"/>
        <w:contextualSpacing w:val="0"/>
        <w:jc w:val="both"/>
        <w:rPr>
          <w:rFonts w:ascii="Times New Roman" w:eastAsia="Times New Roman" w:hAnsi="Times New Roman" w:cs="Times New Roman"/>
          <w:color w:val="auto"/>
          <w:sz w:val="24"/>
          <w:szCs w:val="24"/>
          <w:lang w:val="vi-VN"/>
        </w:rPr>
      </w:pPr>
      <w:r w:rsidRPr="00D73CEB">
        <w:rPr>
          <w:rFonts w:ascii="Times New Roman" w:hAnsi="Times New Roman" w:cs="Times New Roman"/>
          <w:color w:val="auto"/>
          <w:sz w:val="24"/>
          <w:szCs w:val="24"/>
          <w:lang w:val="vi-VN"/>
        </w:rPr>
        <w:t>Một trong hai Bên thay đổi Đầu mối nhân sự nêu trên trong thời gian thực hiện Hợp đồng này, Bên thay đổi phải email thông báo cho Bên còn lại về thông tin Đầu mối nhân sự tiếp nhận trước 05 (năm) ngày làm việc.</w:t>
      </w:r>
    </w:p>
    <w:p w14:paraId="005AE573" w14:textId="77777777" w:rsidR="008B2AE9" w:rsidRPr="00D73CEB" w:rsidRDefault="008B2AE9" w:rsidP="008B2AE9">
      <w:pPr>
        <w:spacing w:before="40" w:after="40" w:line="288" w:lineRule="auto"/>
        <w:jc w:val="both"/>
        <w:rPr>
          <w:rFonts w:ascii="Times New Roman" w:hAnsi="Times New Roman"/>
          <w:i/>
          <w:sz w:val="24"/>
          <w:szCs w:val="24"/>
          <w:lang w:val="pt-BR"/>
        </w:rPr>
      </w:pPr>
      <w:r w:rsidRPr="00D73CEB">
        <w:rPr>
          <w:rFonts w:ascii="Times New Roman" w:hAnsi="Times New Roman"/>
          <w:b/>
          <w:bCs/>
          <w:sz w:val="24"/>
          <w:szCs w:val="24"/>
        </w:rPr>
        <w:t>Điều 7: Điều khoản chung</w:t>
      </w:r>
    </w:p>
    <w:p w14:paraId="3A212D11" w14:textId="77777777" w:rsidR="008B2AE9" w:rsidRPr="00D73CEB" w:rsidRDefault="008B2AE9" w:rsidP="008B2AE9">
      <w:pPr>
        <w:numPr>
          <w:ilvl w:val="0"/>
          <w:numId w:val="16"/>
        </w:numPr>
        <w:tabs>
          <w:tab w:val="clear" w:pos="360"/>
        </w:tabs>
        <w:spacing w:before="40" w:after="40" w:line="288" w:lineRule="auto"/>
        <w:ind w:left="567" w:hanging="567"/>
        <w:jc w:val="both"/>
        <w:textAlignment w:val="baseline"/>
        <w:rPr>
          <w:rFonts w:ascii="Times New Roman" w:hAnsi="Times New Roman"/>
          <w:sz w:val="24"/>
          <w:szCs w:val="24"/>
          <w:lang w:val="pt-BR"/>
        </w:rPr>
      </w:pPr>
      <w:r w:rsidRPr="00D73CEB">
        <w:rPr>
          <w:rFonts w:ascii="Times New Roman" w:hAnsi="Times New Roman"/>
          <w:sz w:val="24"/>
          <w:szCs w:val="24"/>
          <w:lang w:val="pt-BR"/>
        </w:rPr>
        <w:t xml:space="preserve">Phụ lục này là một phần không thể tách rời của Hợp đồng. </w:t>
      </w:r>
    </w:p>
    <w:p w14:paraId="25CAB92C" w14:textId="77777777" w:rsidR="008B2AE9" w:rsidRPr="00D73CEB" w:rsidRDefault="008B2AE9" w:rsidP="008B2AE9">
      <w:pPr>
        <w:numPr>
          <w:ilvl w:val="0"/>
          <w:numId w:val="16"/>
        </w:numPr>
        <w:tabs>
          <w:tab w:val="clear" w:pos="360"/>
        </w:tabs>
        <w:spacing w:before="40" w:after="40" w:line="288" w:lineRule="auto"/>
        <w:ind w:left="567" w:hanging="567"/>
        <w:jc w:val="both"/>
        <w:textAlignment w:val="baseline"/>
        <w:rPr>
          <w:rFonts w:ascii="Times New Roman" w:hAnsi="Times New Roman"/>
          <w:sz w:val="24"/>
          <w:szCs w:val="24"/>
          <w:lang w:val="pt-BR"/>
        </w:rPr>
      </w:pPr>
      <w:r w:rsidRPr="00D73CEB">
        <w:rPr>
          <w:rFonts w:ascii="Times New Roman" w:hAnsi="Times New Roman"/>
          <w:sz w:val="24"/>
          <w:szCs w:val="24"/>
          <w:lang w:val="pt-BR"/>
        </w:rPr>
        <w:t>Các điều khoản khác của Hợp đồng vẫn giữ nguyên hiệu lực.</w:t>
      </w:r>
    </w:p>
    <w:p w14:paraId="6D2EA699" w14:textId="77777777" w:rsidR="008B2AE9" w:rsidRPr="00D73CEB" w:rsidRDefault="008B2AE9" w:rsidP="008B2AE9">
      <w:pPr>
        <w:numPr>
          <w:ilvl w:val="0"/>
          <w:numId w:val="16"/>
        </w:numPr>
        <w:tabs>
          <w:tab w:val="clear" w:pos="360"/>
        </w:tabs>
        <w:spacing w:before="40" w:after="40" w:line="288" w:lineRule="auto"/>
        <w:ind w:left="567" w:hanging="567"/>
        <w:jc w:val="both"/>
        <w:textAlignment w:val="baseline"/>
        <w:rPr>
          <w:rFonts w:ascii="Times New Roman" w:hAnsi="Times New Roman"/>
          <w:sz w:val="24"/>
          <w:szCs w:val="24"/>
          <w:lang w:val="pt-BR"/>
        </w:rPr>
      </w:pPr>
      <w:r w:rsidRPr="00D73CEB">
        <w:rPr>
          <w:rFonts w:ascii="Times New Roman" w:hAnsi="Times New Roman"/>
          <w:sz w:val="24"/>
          <w:szCs w:val="24"/>
          <w:lang w:val="pt-BR"/>
        </w:rPr>
        <w:t>Phụ lục này</w:t>
      </w:r>
      <w:r w:rsidRPr="00D73CEB">
        <w:rPr>
          <w:rFonts w:ascii="Times New Roman" w:hAnsi="Times New Roman"/>
          <w:sz w:val="24"/>
          <w:szCs w:val="24"/>
          <w:lang w:val="vi-VN"/>
        </w:rPr>
        <w:t xml:space="preserve"> </w:t>
      </w:r>
      <w:r w:rsidRPr="00D73CEB">
        <w:rPr>
          <w:rFonts w:ascii="Times New Roman" w:hAnsi="Times New Roman"/>
          <w:sz w:val="24"/>
          <w:szCs w:val="24"/>
          <w:lang w:val="pt-BR"/>
        </w:rPr>
        <w:t xml:space="preserve">có </w:t>
      </w:r>
      <w:r w:rsidRPr="00D73CEB">
        <w:rPr>
          <w:rFonts w:ascii="Times New Roman" w:hAnsi="Times New Roman"/>
          <w:sz w:val="24"/>
          <w:szCs w:val="24"/>
          <w:lang w:val="vi-VN"/>
        </w:rPr>
        <w:t xml:space="preserve">hiệu lực kể từ </w:t>
      </w:r>
      <w:r w:rsidRPr="00D73CEB">
        <w:rPr>
          <w:rFonts w:ascii="Times New Roman" w:hAnsi="Times New Roman"/>
          <w:sz w:val="24"/>
          <w:szCs w:val="24"/>
          <w:lang w:val="pt-BR"/>
        </w:rPr>
        <w:t>ngày ký, được lập thành 04 (bốn) bản, mỗi Bên giữ 02 (hai) bản và có giá trị pháp lý như nhau.</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3"/>
      </w:tblGrid>
      <w:tr w:rsidR="008B2AE9" w:rsidRPr="00D73CEB" w14:paraId="447244FC" w14:textId="77777777" w:rsidTr="003C3E98">
        <w:trPr>
          <w:trHeight w:val="554"/>
        </w:trPr>
        <w:tc>
          <w:tcPr>
            <w:tcW w:w="4252" w:type="dxa"/>
            <w:hideMark/>
          </w:tcPr>
          <w:p w14:paraId="31BA1EB7" w14:textId="77777777" w:rsidR="008B2AE9" w:rsidRPr="00D73CEB" w:rsidRDefault="008B2AE9" w:rsidP="003C3E98">
            <w:pPr>
              <w:spacing w:before="40" w:after="40" w:line="288" w:lineRule="auto"/>
              <w:jc w:val="center"/>
              <w:rPr>
                <w:rFonts w:ascii="Times New Roman" w:hAnsi="Times New Roman"/>
                <w:b/>
                <w:sz w:val="24"/>
                <w:szCs w:val="24"/>
              </w:rPr>
            </w:pPr>
            <w:r w:rsidRPr="00D73CEB">
              <w:rPr>
                <w:rFonts w:ascii="Times New Roman" w:hAnsi="Times New Roman"/>
                <w:b/>
                <w:sz w:val="24"/>
                <w:szCs w:val="24"/>
              </w:rPr>
              <w:t>ĐẠI DIỆN BÊN A</w:t>
            </w:r>
          </w:p>
        </w:tc>
        <w:tc>
          <w:tcPr>
            <w:tcW w:w="4253" w:type="dxa"/>
            <w:hideMark/>
          </w:tcPr>
          <w:p w14:paraId="4C3911F2" w14:textId="77777777" w:rsidR="008B2AE9" w:rsidRPr="00D73CEB" w:rsidRDefault="008B2AE9" w:rsidP="003C3E98">
            <w:pPr>
              <w:spacing w:before="40" w:after="40" w:line="288" w:lineRule="auto"/>
              <w:jc w:val="center"/>
              <w:rPr>
                <w:rFonts w:ascii="Times New Roman" w:hAnsi="Times New Roman"/>
                <w:b/>
                <w:sz w:val="24"/>
                <w:szCs w:val="24"/>
              </w:rPr>
            </w:pPr>
            <w:r w:rsidRPr="00D73CEB">
              <w:rPr>
                <w:rFonts w:ascii="Times New Roman" w:hAnsi="Times New Roman"/>
                <w:b/>
                <w:sz w:val="24"/>
                <w:szCs w:val="24"/>
              </w:rPr>
              <w:t>ĐẠI DIỆN BÊN B</w:t>
            </w:r>
          </w:p>
        </w:tc>
      </w:tr>
      <w:tr w:rsidR="008B2AE9" w:rsidRPr="00D73CEB" w14:paraId="08FCE28C" w14:textId="77777777" w:rsidTr="003C3E98">
        <w:trPr>
          <w:trHeight w:val="565"/>
        </w:trPr>
        <w:tc>
          <w:tcPr>
            <w:tcW w:w="4252" w:type="dxa"/>
            <w:hideMark/>
          </w:tcPr>
          <w:p w14:paraId="6ECD49BE" w14:textId="77777777" w:rsidR="008B2AE9" w:rsidRPr="00D73CEB" w:rsidRDefault="008B2AE9" w:rsidP="003C3E98">
            <w:pPr>
              <w:spacing w:before="40" w:after="40" w:line="288" w:lineRule="auto"/>
              <w:jc w:val="center"/>
              <w:rPr>
                <w:rFonts w:ascii="Times New Roman" w:hAnsi="Times New Roman"/>
                <w:i/>
                <w:sz w:val="24"/>
                <w:szCs w:val="24"/>
              </w:rPr>
            </w:pPr>
            <w:r w:rsidRPr="00D73CEB">
              <w:rPr>
                <w:rFonts w:ascii="Times New Roman" w:hAnsi="Times New Roman"/>
                <w:i/>
                <w:sz w:val="24"/>
                <w:szCs w:val="24"/>
              </w:rPr>
              <w:t>(Ký, ghi rõ họ tên)</w:t>
            </w:r>
          </w:p>
          <w:p w14:paraId="5492E1D4" w14:textId="77777777" w:rsidR="008B2AE9" w:rsidRPr="00D73CEB" w:rsidRDefault="008B2AE9" w:rsidP="003C3E98">
            <w:pPr>
              <w:spacing w:before="40" w:after="40" w:line="288" w:lineRule="auto"/>
              <w:jc w:val="center"/>
              <w:rPr>
                <w:rFonts w:ascii="Times New Roman" w:hAnsi="Times New Roman"/>
                <w:i/>
                <w:sz w:val="24"/>
                <w:szCs w:val="24"/>
              </w:rPr>
            </w:pPr>
          </w:p>
          <w:p w14:paraId="21EE59C2" w14:textId="77777777" w:rsidR="008B2AE9" w:rsidRPr="00D73CEB" w:rsidRDefault="008B2AE9" w:rsidP="003C3E98">
            <w:pPr>
              <w:spacing w:before="40" w:after="40" w:line="288" w:lineRule="auto"/>
              <w:jc w:val="center"/>
              <w:rPr>
                <w:rFonts w:ascii="Times New Roman" w:hAnsi="Times New Roman"/>
                <w:i/>
                <w:sz w:val="24"/>
                <w:szCs w:val="24"/>
              </w:rPr>
            </w:pPr>
          </w:p>
          <w:p w14:paraId="4FF635DA" w14:textId="77777777" w:rsidR="008B2AE9" w:rsidRPr="00D73CEB" w:rsidRDefault="008B2AE9" w:rsidP="003C3E98">
            <w:pPr>
              <w:spacing w:before="40" w:after="40" w:line="288" w:lineRule="auto"/>
              <w:jc w:val="center"/>
              <w:rPr>
                <w:rFonts w:ascii="Times New Roman" w:hAnsi="Times New Roman"/>
                <w:i/>
                <w:sz w:val="24"/>
                <w:szCs w:val="24"/>
              </w:rPr>
            </w:pPr>
          </w:p>
          <w:p w14:paraId="337CC5E3" w14:textId="77777777" w:rsidR="008B2AE9" w:rsidRPr="00D73CEB" w:rsidRDefault="008B2AE9" w:rsidP="003C3E98">
            <w:pPr>
              <w:spacing w:before="40" w:after="40" w:line="288" w:lineRule="auto"/>
              <w:jc w:val="center"/>
              <w:rPr>
                <w:rFonts w:ascii="Times New Roman" w:hAnsi="Times New Roman"/>
                <w:i/>
                <w:sz w:val="24"/>
                <w:szCs w:val="24"/>
              </w:rPr>
            </w:pPr>
          </w:p>
          <w:p w14:paraId="54C05933" w14:textId="77777777" w:rsidR="008B2AE9" w:rsidRPr="00D73CEB" w:rsidRDefault="008B2AE9" w:rsidP="003C3E98">
            <w:pPr>
              <w:spacing w:before="40" w:after="40" w:line="288" w:lineRule="auto"/>
              <w:jc w:val="center"/>
              <w:rPr>
                <w:rFonts w:ascii="Times New Roman" w:hAnsi="Times New Roman"/>
                <w:i/>
                <w:sz w:val="24"/>
                <w:szCs w:val="24"/>
              </w:rPr>
            </w:pPr>
          </w:p>
          <w:p w14:paraId="722ADB28" w14:textId="77777777" w:rsidR="008B2AE9" w:rsidRPr="00D73CEB" w:rsidRDefault="008B2AE9" w:rsidP="003C3E98">
            <w:pPr>
              <w:spacing w:before="40" w:after="40" w:line="288" w:lineRule="auto"/>
              <w:jc w:val="center"/>
              <w:rPr>
                <w:rFonts w:ascii="Times New Roman" w:hAnsi="Times New Roman"/>
                <w:i/>
                <w:sz w:val="24"/>
                <w:szCs w:val="24"/>
              </w:rPr>
            </w:pPr>
          </w:p>
          <w:p w14:paraId="7126815E" w14:textId="77777777" w:rsidR="008B2AE9" w:rsidRPr="00D73CEB" w:rsidRDefault="008B2AE9" w:rsidP="003C3E98">
            <w:pPr>
              <w:spacing w:before="40" w:after="40" w:line="288" w:lineRule="auto"/>
              <w:jc w:val="center"/>
              <w:rPr>
                <w:rFonts w:ascii="Times New Roman" w:hAnsi="Times New Roman"/>
                <w:i/>
                <w:sz w:val="24"/>
                <w:szCs w:val="24"/>
              </w:rPr>
            </w:pPr>
          </w:p>
        </w:tc>
        <w:tc>
          <w:tcPr>
            <w:tcW w:w="4253" w:type="dxa"/>
            <w:hideMark/>
          </w:tcPr>
          <w:p w14:paraId="6D3DEC74" w14:textId="77777777" w:rsidR="008B2AE9" w:rsidRPr="00D73CEB" w:rsidRDefault="008B2AE9" w:rsidP="003C3E98">
            <w:pPr>
              <w:spacing w:before="40" w:after="40" w:line="288" w:lineRule="auto"/>
              <w:jc w:val="center"/>
              <w:rPr>
                <w:rFonts w:ascii="Times New Roman" w:hAnsi="Times New Roman"/>
                <w:i/>
                <w:sz w:val="24"/>
                <w:szCs w:val="24"/>
              </w:rPr>
            </w:pPr>
            <w:r w:rsidRPr="00D73CEB">
              <w:rPr>
                <w:rFonts w:ascii="Times New Roman" w:hAnsi="Times New Roman"/>
                <w:i/>
                <w:sz w:val="24"/>
                <w:szCs w:val="24"/>
              </w:rPr>
              <w:t>(Ký, ghi rõ họ tên)</w:t>
            </w:r>
          </w:p>
          <w:p w14:paraId="7BA52156" w14:textId="77777777" w:rsidR="008B2AE9" w:rsidRPr="00D73CEB" w:rsidRDefault="008B2AE9" w:rsidP="003C3E98">
            <w:pPr>
              <w:spacing w:before="40" w:after="40" w:line="288" w:lineRule="auto"/>
              <w:jc w:val="center"/>
              <w:rPr>
                <w:rFonts w:ascii="Times New Roman" w:hAnsi="Times New Roman"/>
                <w:i/>
                <w:sz w:val="24"/>
                <w:szCs w:val="24"/>
              </w:rPr>
            </w:pPr>
          </w:p>
        </w:tc>
      </w:tr>
      <w:tr w:rsidR="008B2AE9" w:rsidRPr="00D73CEB" w14:paraId="330BDD65" w14:textId="77777777" w:rsidTr="003C3E98">
        <w:trPr>
          <w:trHeight w:val="570"/>
        </w:trPr>
        <w:tc>
          <w:tcPr>
            <w:tcW w:w="4252" w:type="dxa"/>
          </w:tcPr>
          <w:p w14:paraId="688BC38A" w14:textId="1EC5B766" w:rsidR="008B2AE9" w:rsidRPr="00D73CEB" w:rsidRDefault="00202503" w:rsidP="003C3E98">
            <w:pPr>
              <w:spacing w:before="40" w:after="40" w:line="288" w:lineRule="auto"/>
              <w:jc w:val="center"/>
              <w:rPr>
                <w:rFonts w:ascii="Times New Roman" w:hAnsi="Times New Roman"/>
                <w:b/>
                <w:sz w:val="24"/>
                <w:szCs w:val="24"/>
              </w:rPr>
            </w:pPr>
            <w:r w:rsidRPr="00D73CEB">
              <w:rPr>
                <w:rFonts w:ascii="Times New Roman" w:hAnsi="Times New Roman"/>
                <w:b/>
                <w:sz w:val="24"/>
                <w:szCs w:val="24"/>
                <w:lang w:val="pt-BR"/>
              </w:rPr>
              <w:t>HÀ ĐỨC CƯỜNG</w:t>
            </w:r>
          </w:p>
        </w:tc>
        <w:tc>
          <w:tcPr>
            <w:tcW w:w="4253" w:type="dxa"/>
            <w:hideMark/>
          </w:tcPr>
          <w:p w14:paraId="54D96531" w14:textId="77777777" w:rsidR="008B2AE9" w:rsidRPr="00D73CEB" w:rsidRDefault="008B2AE9" w:rsidP="003C3E98">
            <w:pPr>
              <w:spacing w:before="40" w:after="40" w:line="288" w:lineRule="auto"/>
              <w:jc w:val="center"/>
              <w:rPr>
                <w:rFonts w:ascii="Times New Roman" w:hAnsi="Times New Roman"/>
                <w:sz w:val="24"/>
                <w:szCs w:val="24"/>
              </w:rPr>
            </w:pPr>
            <w:r w:rsidRPr="00D73CEB">
              <w:rPr>
                <w:rFonts w:ascii="Times New Roman" w:hAnsi="Times New Roman"/>
                <w:b/>
                <w:sz w:val="24"/>
                <w:szCs w:val="24"/>
              </w:rPr>
              <w:t>NGUYỄN THẾ TÂN</w:t>
            </w:r>
          </w:p>
        </w:tc>
      </w:tr>
    </w:tbl>
    <w:p w14:paraId="6939484D" w14:textId="77777777" w:rsidR="008B2AE9" w:rsidRPr="00D73CEB" w:rsidRDefault="008B2AE9" w:rsidP="008B2AE9">
      <w:pPr>
        <w:spacing w:before="40" w:after="40" w:line="288" w:lineRule="auto"/>
        <w:rPr>
          <w:rFonts w:ascii="Times New Roman" w:hAnsi="Times New Roman"/>
          <w:sz w:val="24"/>
          <w:szCs w:val="24"/>
        </w:rPr>
      </w:pPr>
    </w:p>
    <w:p w14:paraId="2B7764B2" w14:textId="64C3A9E4" w:rsidR="008B2AE9" w:rsidRPr="00D73CEB" w:rsidRDefault="008B2AE9">
      <w:pPr>
        <w:spacing w:after="160" w:line="259" w:lineRule="auto"/>
        <w:rPr>
          <w:rFonts w:ascii="Times New Roman" w:hAnsi="Times New Roman"/>
          <w:b/>
          <w:bCs/>
          <w:sz w:val="24"/>
          <w:szCs w:val="24"/>
          <w:lang w:val="pt-BR"/>
        </w:rPr>
      </w:pPr>
      <w:r w:rsidRPr="00D73CEB">
        <w:rPr>
          <w:rFonts w:ascii="Times New Roman" w:hAnsi="Times New Roman"/>
          <w:b/>
          <w:bCs/>
          <w:sz w:val="24"/>
          <w:szCs w:val="24"/>
          <w:lang w:val="pt-BR"/>
        </w:rPr>
        <w:br w:type="page"/>
      </w:r>
    </w:p>
    <w:p w14:paraId="65DEB902" w14:textId="09F50BE0" w:rsidR="008B2AE9" w:rsidRPr="00D73CEB" w:rsidRDefault="008B2AE9" w:rsidP="008B2AE9">
      <w:pPr>
        <w:spacing w:before="40" w:after="40" w:line="288" w:lineRule="auto"/>
        <w:ind w:left="2160" w:firstLine="720"/>
        <w:rPr>
          <w:rFonts w:ascii="Times New Roman" w:hAnsi="Times New Roman"/>
          <w:b/>
          <w:bCs/>
          <w:sz w:val="32"/>
          <w:szCs w:val="32"/>
        </w:rPr>
      </w:pPr>
      <w:r w:rsidRPr="00D73CEB">
        <w:rPr>
          <w:rFonts w:ascii="Times New Roman" w:hAnsi="Times New Roman"/>
          <w:b/>
          <w:bCs/>
          <w:sz w:val="32"/>
          <w:szCs w:val="32"/>
        </w:rPr>
        <w:lastRenderedPageBreak/>
        <w:t>PHỤ LỤC SỐ PL02BFXXXXXX/KH</w:t>
      </w:r>
    </w:p>
    <w:p w14:paraId="2C6C6888" w14:textId="77777777" w:rsidR="008B2AE9" w:rsidRPr="00D73CEB" w:rsidRDefault="008B2AE9" w:rsidP="008B2AE9">
      <w:pPr>
        <w:spacing w:before="40" w:after="40" w:line="288" w:lineRule="auto"/>
        <w:jc w:val="center"/>
        <w:rPr>
          <w:rFonts w:ascii="Times New Roman" w:hAnsi="Times New Roman"/>
          <w:b/>
          <w:sz w:val="24"/>
          <w:szCs w:val="24"/>
          <w:lang w:val="pt-BR"/>
        </w:rPr>
      </w:pPr>
      <w:r w:rsidRPr="00D73CEB">
        <w:rPr>
          <w:rFonts w:ascii="Times New Roman" w:hAnsi="Times New Roman"/>
          <w:b/>
          <w:sz w:val="24"/>
          <w:szCs w:val="24"/>
          <w:lang w:val="pt-BR"/>
        </w:rPr>
        <w:t>V/v: Chính sách bảo hành Website</w:t>
      </w:r>
    </w:p>
    <w:p w14:paraId="55F2E4F9" w14:textId="47B89DF4" w:rsidR="008B2AE9" w:rsidRPr="00D73CEB" w:rsidRDefault="008B2AE9" w:rsidP="008B2AE9">
      <w:pPr>
        <w:spacing w:before="40" w:after="40" w:line="288" w:lineRule="auto"/>
        <w:jc w:val="center"/>
        <w:rPr>
          <w:rFonts w:ascii="Times New Roman" w:hAnsi="Times New Roman"/>
          <w:sz w:val="24"/>
          <w:szCs w:val="24"/>
          <w:lang w:val="pt-BR"/>
        </w:rPr>
      </w:pPr>
      <w:r w:rsidRPr="00D73CEB">
        <w:rPr>
          <w:rFonts w:ascii="Times New Roman" w:hAnsi="Times New Roman"/>
          <w:i/>
          <w:iCs/>
          <w:sz w:val="24"/>
          <w:szCs w:val="24"/>
          <w:lang w:val="pt-BR"/>
        </w:rPr>
        <w:t xml:space="preserve"> (Kèm theo Hợp đồng cung cấp Dịch vụ số </w:t>
      </w:r>
      <w:r w:rsidRPr="00D73CEB">
        <w:rPr>
          <w:rFonts w:ascii="Times New Roman" w:hAnsi="Times New Roman"/>
          <w:b/>
          <w:sz w:val="24"/>
          <w:szCs w:val="24"/>
          <w:lang w:val="pt-BR"/>
        </w:rPr>
        <w:t>BFXXXXXX/KH)</w:t>
      </w:r>
    </w:p>
    <w:p w14:paraId="62470DCE" w14:textId="1D3E6764" w:rsidR="008B2AE9" w:rsidRPr="00D73CEB" w:rsidRDefault="008B2AE9" w:rsidP="008B2AE9">
      <w:pPr>
        <w:numPr>
          <w:ilvl w:val="0"/>
          <w:numId w:val="8"/>
        </w:numPr>
        <w:spacing w:before="40" w:after="40" w:line="288" w:lineRule="auto"/>
        <w:ind w:left="360"/>
        <w:jc w:val="both"/>
        <w:textAlignment w:val="baseline"/>
        <w:rPr>
          <w:rFonts w:ascii="Times New Roman" w:hAnsi="Times New Roman"/>
          <w:i/>
          <w:iCs/>
          <w:sz w:val="24"/>
          <w:szCs w:val="24"/>
          <w:lang w:val="pt-BR"/>
        </w:rPr>
      </w:pPr>
      <w:r w:rsidRPr="00D73CEB">
        <w:rPr>
          <w:rFonts w:ascii="Times New Roman" w:hAnsi="Times New Roman"/>
          <w:i/>
          <w:iCs/>
          <w:sz w:val="24"/>
          <w:szCs w:val="24"/>
          <w:lang w:val="pt-BR"/>
        </w:rPr>
        <w:t xml:space="preserve">Căn cứ Hợp đồng cung cấp Dịch vụ số </w:t>
      </w:r>
      <w:r w:rsidRPr="00D73CEB">
        <w:rPr>
          <w:rFonts w:ascii="Times New Roman" w:hAnsi="Times New Roman"/>
          <w:b/>
          <w:sz w:val="24"/>
          <w:szCs w:val="24"/>
          <w:lang w:val="pt-BR"/>
        </w:rPr>
        <w:t xml:space="preserve">BFXXXXXX/KH </w:t>
      </w:r>
      <w:r w:rsidRPr="00D73CEB">
        <w:rPr>
          <w:rFonts w:ascii="Times New Roman" w:hAnsi="Times New Roman"/>
          <w:i/>
          <w:iCs/>
          <w:sz w:val="24"/>
          <w:szCs w:val="24"/>
          <w:lang w:val="pt-BR"/>
        </w:rPr>
        <w:t xml:space="preserve">ký kết ngày </w:t>
      </w:r>
      <w:r w:rsidR="00202503" w:rsidRPr="00D73CEB">
        <w:rPr>
          <w:rFonts w:ascii="Times New Roman" w:hAnsi="Times New Roman"/>
          <w:i/>
          <w:iCs/>
          <w:sz w:val="24"/>
          <w:szCs w:val="24"/>
        </w:rPr>
        <w:t>20/05/2025</w:t>
      </w:r>
    </w:p>
    <w:p w14:paraId="5AE98082" w14:textId="77777777" w:rsidR="008B2AE9" w:rsidRPr="00D73CEB" w:rsidRDefault="008B2AE9" w:rsidP="008B2AE9">
      <w:pPr>
        <w:numPr>
          <w:ilvl w:val="0"/>
          <w:numId w:val="8"/>
        </w:numPr>
        <w:spacing w:before="40" w:after="40" w:line="288" w:lineRule="auto"/>
        <w:ind w:left="360"/>
        <w:jc w:val="both"/>
        <w:textAlignment w:val="baseline"/>
        <w:rPr>
          <w:rFonts w:ascii="Times New Roman" w:hAnsi="Times New Roman"/>
          <w:i/>
          <w:iCs/>
          <w:sz w:val="24"/>
          <w:szCs w:val="24"/>
          <w:lang w:val="pt-BR"/>
        </w:rPr>
      </w:pPr>
      <w:r w:rsidRPr="00D73CEB">
        <w:rPr>
          <w:rFonts w:ascii="Times New Roman" w:hAnsi="Times New Roman"/>
          <w:i/>
          <w:iCs/>
          <w:sz w:val="24"/>
          <w:szCs w:val="24"/>
          <w:lang w:val="pt-BR"/>
        </w:rPr>
        <w:t xml:space="preserve">Căn cứ nhu cầu và khả năng của hai Bên; </w:t>
      </w:r>
    </w:p>
    <w:p w14:paraId="4AF3F1EA" w14:textId="3C6239B6" w:rsidR="008B2AE9" w:rsidRPr="00D73CEB" w:rsidRDefault="008B2AE9" w:rsidP="008B2AE9">
      <w:pPr>
        <w:spacing w:before="40" w:after="40" w:line="288" w:lineRule="auto"/>
        <w:rPr>
          <w:rFonts w:ascii="Times New Roman" w:hAnsi="Times New Roman"/>
          <w:sz w:val="24"/>
          <w:szCs w:val="24"/>
          <w:lang w:val="pt-BR"/>
        </w:rPr>
      </w:pPr>
      <w:r w:rsidRPr="00D73CEB">
        <w:rPr>
          <w:rFonts w:ascii="Times New Roman" w:hAnsi="Times New Roman"/>
          <w:sz w:val="24"/>
          <w:szCs w:val="24"/>
          <w:lang w:val="pt-BR"/>
        </w:rPr>
        <w:t xml:space="preserve">Hôm nay, </w:t>
      </w:r>
      <w:r w:rsidR="0014181C" w:rsidRPr="00D73CEB">
        <w:rPr>
          <w:rFonts w:ascii="Times New Roman" w:hAnsi="Times New Roman"/>
          <w:sz w:val="24"/>
          <w:szCs w:val="24"/>
          <w:lang w:val="pt-BR"/>
        </w:rPr>
        <w:t>ngày 20 tháng 05 năm 2025</w:t>
      </w:r>
      <w:r w:rsidRPr="00D73CEB">
        <w:rPr>
          <w:rFonts w:ascii="Times New Roman" w:hAnsi="Times New Roman"/>
          <w:sz w:val="24"/>
          <w:szCs w:val="24"/>
          <w:lang w:val="pt-BR"/>
        </w:rPr>
        <w:t>, tại Công ty cổ phần VCCorp, đại diện hai Bên gồm có:</w:t>
      </w:r>
    </w:p>
    <w:tbl>
      <w:tblPr>
        <w:tblW w:w="10188" w:type="dxa"/>
        <w:tblInd w:w="18" w:type="dxa"/>
        <w:tblLook w:val="04A0" w:firstRow="1" w:lastRow="0" w:firstColumn="1" w:lastColumn="0" w:noHBand="0" w:noVBand="1"/>
      </w:tblPr>
      <w:tblGrid>
        <w:gridCol w:w="1777"/>
        <w:gridCol w:w="270"/>
        <w:gridCol w:w="3690"/>
        <w:gridCol w:w="4451"/>
      </w:tblGrid>
      <w:tr w:rsidR="00202503" w:rsidRPr="00D73CEB" w14:paraId="26A2FDA4" w14:textId="77777777" w:rsidTr="003C3E98">
        <w:trPr>
          <w:trHeight w:val="340"/>
        </w:trPr>
        <w:tc>
          <w:tcPr>
            <w:tcW w:w="1777" w:type="dxa"/>
            <w:shd w:val="clear" w:color="auto" w:fill="FFFFFF"/>
            <w:vAlign w:val="center"/>
            <w:hideMark/>
          </w:tcPr>
          <w:p w14:paraId="0B946D10"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b/>
                <w:sz w:val="24"/>
                <w:szCs w:val="24"/>
              </w:rPr>
              <w:t>BÊN A</w:t>
            </w:r>
          </w:p>
        </w:tc>
        <w:tc>
          <w:tcPr>
            <w:tcW w:w="270" w:type="dxa"/>
            <w:shd w:val="clear" w:color="auto" w:fill="FFFFFF"/>
            <w:vAlign w:val="center"/>
            <w:hideMark/>
          </w:tcPr>
          <w:p w14:paraId="5828A420"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2A2D4B00" w14:textId="24C26C34" w:rsidR="00202503" w:rsidRPr="00D73CEB" w:rsidRDefault="00202503" w:rsidP="00202503">
            <w:pPr>
              <w:spacing w:before="40" w:after="40" w:line="288" w:lineRule="auto"/>
              <w:ind w:left="-90"/>
              <w:rPr>
                <w:rFonts w:ascii="Times New Roman" w:hAnsi="Times New Roman"/>
                <w:b/>
                <w:bCs/>
                <w:sz w:val="24"/>
                <w:szCs w:val="24"/>
              </w:rPr>
            </w:pPr>
            <w:r w:rsidRPr="00D73CEB">
              <w:rPr>
                <w:rFonts w:ascii="Times New Roman" w:hAnsi="Times New Roman"/>
                <w:b/>
                <w:bCs/>
                <w:sz w:val="24"/>
                <w:szCs w:val="24"/>
              </w:rPr>
              <w:t>VĂN PHÒNG CÔNG CHỨNG CHÂU Á</w:t>
            </w:r>
          </w:p>
        </w:tc>
      </w:tr>
      <w:tr w:rsidR="00202503" w:rsidRPr="00D73CEB" w14:paraId="12C8B45C" w14:textId="77777777" w:rsidTr="003C3E98">
        <w:trPr>
          <w:trHeight w:val="340"/>
        </w:trPr>
        <w:tc>
          <w:tcPr>
            <w:tcW w:w="1777" w:type="dxa"/>
            <w:shd w:val="clear" w:color="auto" w:fill="FFFFFF"/>
            <w:vAlign w:val="center"/>
            <w:hideMark/>
          </w:tcPr>
          <w:p w14:paraId="55E950B9"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72CAA25E"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62C3F631" w14:textId="779AAEB2"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44 Võ Văn Tần, Phường Võ Thị Sáu, Quận 3, TP Hồ Chí Minh.</w:t>
            </w:r>
          </w:p>
        </w:tc>
      </w:tr>
      <w:tr w:rsidR="00202503" w:rsidRPr="00D73CEB" w14:paraId="7E38CA65" w14:textId="77777777" w:rsidTr="003C3E98">
        <w:trPr>
          <w:trHeight w:val="340"/>
        </w:trPr>
        <w:tc>
          <w:tcPr>
            <w:tcW w:w="1777" w:type="dxa"/>
            <w:shd w:val="clear" w:color="auto" w:fill="FFFFFF"/>
            <w:vAlign w:val="center"/>
            <w:hideMark/>
          </w:tcPr>
          <w:p w14:paraId="38BBD8E2"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197C1711"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488DAD29" w14:textId="479840F3" w:rsidR="00202503" w:rsidRPr="00D73CEB" w:rsidRDefault="00202503" w:rsidP="00202503">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0312112598</w:t>
            </w:r>
          </w:p>
        </w:tc>
      </w:tr>
      <w:tr w:rsidR="00202503" w:rsidRPr="00D73CEB" w14:paraId="65335380" w14:textId="77777777" w:rsidTr="003C3E98">
        <w:trPr>
          <w:trHeight w:val="340"/>
        </w:trPr>
        <w:tc>
          <w:tcPr>
            <w:tcW w:w="1777" w:type="dxa"/>
            <w:shd w:val="clear" w:color="auto" w:fill="FFFFFF"/>
            <w:vAlign w:val="center"/>
            <w:hideMark/>
          </w:tcPr>
          <w:p w14:paraId="63B96FFD"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5C0A1AF2"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0AB88E2F" w14:textId="296369E0" w:rsidR="00202503" w:rsidRPr="00D73CEB" w:rsidRDefault="00202503" w:rsidP="00202503">
            <w:pPr>
              <w:spacing w:before="40" w:after="40" w:line="288" w:lineRule="auto"/>
              <w:ind w:left="-90"/>
              <w:jc w:val="both"/>
              <w:rPr>
                <w:rFonts w:ascii="Times New Roman" w:hAnsi="Times New Roman"/>
                <w:b/>
                <w:sz w:val="24"/>
                <w:szCs w:val="24"/>
              </w:rPr>
            </w:pPr>
            <w:r w:rsidRPr="00D73CEB">
              <w:rPr>
                <w:rFonts w:ascii="Times New Roman" w:hAnsi="Times New Roman"/>
                <w:sz w:val="24"/>
                <w:szCs w:val="24"/>
              </w:rPr>
              <w:t xml:space="preserve">Ông </w:t>
            </w:r>
            <w:r w:rsidRPr="00D73CEB">
              <w:rPr>
                <w:rFonts w:ascii="Times New Roman" w:hAnsi="Times New Roman"/>
                <w:b/>
                <w:bCs/>
                <w:sz w:val="24"/>
                <w:szCs w:val="24"/>
              </w:rPr>
              <w:t>Hà Đức Cường</w:t>
            </w:r>
          </w:p>
        </w:tc>
      </w:tr>
      <w:tr w:rsidR="00202503" w:rsidRPr="00D73CEB" w14:paraId="19982998" w14:textId="77777777" w:rsidTr="003C3E98">
        <w:trPr>
          <w:trHeight w:val="340"/>
        </w:trPr>
        <w:tc>
          <w:tcPr>
            <w:tcW w:w="1777" w:type="dxa"/>
            <w:shd w:val="clear" w:color="auto" w:fill="FFFFFF"/>
            <w:vAlign w:val="center"/>
            <w:hideMark/>
          </w:tcPr>
          <w:p w14:paraId="7D1738B4"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7EE73E1C"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tcPr>
          <w:p w14:paraId="0846A798" w14:textId="15E867E0" w:rsidR="00202503" w:rsidRPr="00D73CEB" w:rsidRDefault="00202503" w:rsidP="00202503">
            <w:pPr>
              <w:spacing w:before="40" w:after="40" w:line="288" w:lineRule="auto"/>
              <w:ind w:left="-90"/>
              <w:jc w:val="both"/>
              <w:rPr>
                <w:rFonts w:ascii="Times New Roman" w:hAnsi="Times New Roman"/>
                <w:bCs/>
                <w:sz w:val="24"/>
                <w:szCs w:val="24"/>
              </w:rPr>
            </w:pPr>
            <w:r w:rsidRPr="00D73CEB">
              <w:rPr>
                <w:rFonts w:ascii="Times New Roman" w:hAnsi="Times New Roman"/>
                <w:sz w:val="24"/>
                <w:szCs w:val="24"/>
              </w:rPr>
              <w:t>Giám đốc Điều hành</w:t>
            </w:r>
          </w:p>
        </w:tc>
      </w:tr>
      <w:tr w:rsidR="00202503" w:rsidRPr="00D73CEB" w14:paraId="3EED93D2" w14:textId="77777777" w:rsidTr="003C3E98">
        <w:trPr>
          <w:trHeight w:val="340"/>
        </w:trPr>
        <w:tc>
          <w:tcPr>
            <w:tcW w:w="1777" w:type="dxa"/>
            <w:shd w:val="clear" w:color="auto" w:fill="FFFFFF"/>
            <w:vAlign w:val="center"/>
          </w:tcPr>
          <w:p w14:paraId="7D80689C"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tcPr>
          <w:p w14:paraId="423A11F2" w14:textId="77777777"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tcPr>
          <w:p w14:paraId="48CF52B2" w14:textId="7BDF959C" w:rsidR="00202503" w:rsidRPr="00D73CEB" w:rsidRDefault="00202503" w:rsidP="00202503">
            <w:pPr>
              <w:spacing w:before="40" w:after="40" w:line="288" w:lineRule="auto"/>
              <w:ind w:left="-90"/>
              <w:rPr>
                <w:rFonts w:ascii="Times New Roman" w:hAnsi="Times New Roman"/>
                <w:sz w:val="24"/>
                <w:szCs w:val="24"/>
              </w:rPr>
            </w:pPr>
            <w:r w:rsidRPr="00D73CEB">
              <w:rPr>
                <w:rFonts w:ascii="Times New Roman" w:hAnsi="Times New Roman"/>
                <w:sz w:val="24"/>
                <w:szCs w:val="24"/>
              </w:rPr>
              <w:t>028 3930 0903</w:t>
            </w:r>
          </w:p>
        </w:tc>
        <w:tc>
          <w:tcPr>
            <w:tcW w:w="4451" w:type="dxa"/>
            <w:shd w:val="clear" w:color="auto" w:fill="FFFFFF"/>
          </w:tcPr>
          <w:p w14:paraId="54A45213" w14:textId="77777777" w:rsidR="00202503" w:rsidRPr="00D73CEB" w:rsidRDefault="00202503" w:rsidP="00202503">
            <w:pPr>
              <w:spacing w:before="40" w:after="40" w:line="288" w:lineRule="auto"/>
              <w:ind w:left="-90"/>
              <w:jc w:val="both"/>
              <w:rPr>
                <w:rFonts w:ascii="Times New Roman" w:hAnsi="Times New Roman"/>
                <w:sz w:val="24"/>
                <w:szCs w:val="24"/>
              </w:rPr>
            </w:pPr>
            <w:r w:rsidRPr="00D73CEB">
              <w:rPr>
                <w:rFonts w:ascii="Times New Roman" w:hAnsi="Times New Roman"/>
                <w:sz w:val="24"/>
                <w:szCs w:val="24"/>
              </w:rPr>
              <w:t>Fax:</w:t>
            </w:r>
          </w:p>
        </w:tc>
      </w:tr>
      <w:tr w:rsidR="008B2AE9" w:rsidRPr="00D73CEB" w14:paraId="4DAAB577" w14:textId="77777777" w:rsidTr="003C3E98">
        <w:trPr>
          <w:trHeight w:val="340"/>
        </w:trPr>
        <w:tc>
          <w:tcPr>
            <w:tcW w:w="1777" w:type="dxa"/>
            <w:shd w:val="clear" w:color="auto" w:fill="FFFFFF"/>
            <w:vAlign w:val="center"/>
            <w:hideMark/>
          </w:tcPr>
          <w:p w14:paraId="3B4CAEDD" w14:textId="77777777" w:rsidR="008B2AE9" w:rsidRPr="00D73CEB" w:rsidRDefault="008B2AE9" w:rsidP="003C3E98">
            <w:pPr>
              <w:spacing w:before="120" w:after="120"/>
              <w:ind w:left="-90"/>
              <w:rPr>
                <w:rFonts w:ascii="Times New Roman" w:hAnsi="Times New Roman"/>
                <w:b/>
                <w:sz w:val="24"/>
                <w:szCs w:val="24"/>
              </w:rPr>
            </w:pPr>
            <w:r w:rsidRPr="00D73CEB">
              <w:rPr>
                <w:rFonts w:ascii="Times New Roman" w:hAnsi="Times New Roman"/>
                <w:b/>
                <w:sz w:val="24"/>
                <w:szCs w:val="24"/>
              </w:rPr>
              <w:t xml:space="preserve">BÊN B                  </w:t>
            </w:r>
          </w:p>
        </w:tc>
        <w:tc>
          <w:tcPr>
            <w:tcW w:w="270" w:type="dxa"/>
            <w:shd w:val="clear" w:color="auto" w:fill="FFFFFF"/>
            <w:vAlign w:val="center"/>
            <w:hideMark/>
          </w:tcPr>
          <w:p w14:paraId="07DD2A62" w14:textId="77777777" w:rsidR="008B2AE9" w:rsidRPr="00D73CEB" w:rsidRDefault="008B2AE9" w:rsidP="003C3E98">
            <w:pPr>
              <w:spacing w:before="120" w:after="120"/>
              <w:ind w:left="-90"/>
              <w:rPr>
                <w:rFonts w:ascii="Times New Roman" w:hAnsi="Times New Roman"/>
                <w:b/>
                <w:sz w:val="24"/>
                <w:szCs w:val="24"/>
              </w:rPr>
            </w:pPr>
            <w:r w:rsidRPr="00D73CEB">
              <w:rPr>
                <w:rFonts w:ascii="Times New Roman" w:hAnsi="Times New Roman"/>
                <w:b/>
                <w:sz w:val="24"/>
                <w:szCs w:val="24"/>
              </w:rPr>
              <w:t>:</w:t>
            </w:r>
          </w:p>
        </w:tc>
        <w:tc>
          <w:tcPr>
            <w:tcW w:w="8141" w:type="dxa"/>
            <w:gridSpan w:val="2"/>
            <w:shd w:val="clear" w:color="auto" w:fill="FFFFFF"/>
            <w:vAlign w:val="center"/>
            <w:hideMark/>
          </w:tcPr>
          <w:p w14:paraId="4AAF99C3" w14:textId="77777777" w:rsidR="008B2AE9" w:rsidRPr="00D73CEB" w:rsidRDefault="008B2AE9" w:rsidP="003C3E98">
            <w:pPr>
              <w:spacing w:before="120" w:after="120"/>
              <w:ind w:left="-90"/>
              <w:rPr>
                <w:rFonts w:ascii="Times New Roman" w:hAnsi="Times New Roman"/>
                <w:b/>
                <w:sz w:val="24"/>
                <w:szCs w:val="24"/>
              </w:rPr>
            </w:pPr>
            <w:r w:rsidRPr="00D73CEB">
              <w:rPr>
                <w:rFonts w:ascii="Times New Roman" w:hAnsi="Times New Roman"/>
                <w:b/>
                <w:sz w:val="24"/>
                <w:szCs w:val="24"/>
              </w:rPr>
              <w:t>CÔNG TY CỔ PHẦN VCCORP</w:t>
            </w:r>
          </w:p>
        </w:tc>
      </w:tr>
      <w:tr w:rsidR="008B2AE9" w:rsidRPr="00D73CEB" w14:paraId="127901A7" w14:textId="77777777" w:rsidTr="003C3E98">
        <w:trPr>
          <w:trHeight w:val="640"/>
        </w:trPr>
        <w:tc>
          <w:tcPr>
            <w:tcW w:w="1777" w:type="dxa"/>
            <w:shd w:val="clear" w:color="auto" w:fill="FFFFFF"/>
            <w:vAlign w:val="center"/>
            <w:hideMark/>
          </w:tcPr>
          <w:p w14:paraId="29007817"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Địa chỉ</w:t>
            </w:r>
          </w:p>
        </w:tc>
        <w:tc>
          <w:tcPr>
            <w:tcW w:w="270" w:type="dxa"/>
            <w:shd w:val="clear" w:color="auto" w:fill="FFFFFF"/>
            <w:vAlign w:val="center"/>
            <w:hideMark/>
          </w:tcPr>
          <w:p w14:paraId="120BC660"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68C6174E" w14:textId="77777777" w:rsidR="008B2AE9" w:rsidRPr="00D73CEB" w:rsidRDefault="008B2AE9" w:rsidP="003C3E98">
            <w:pPr>
              <w:spacing w:before="120" w:after="120"/>
              <w:ind w:left="-90"/>
              <w:jc w:val="both"/>
              <w:rPr>
                <w:rFonts w:ascii="Times New Roman" w:hAnsi="Times New Roman"/>
                <w:sz w:val="24"/>
                <w:szCs w:val="24"/>
              </w:rPr>
            </w:pPr>
            <w:r w:rsidRPr="00D73CEB">
              <w:rPr>
                <w:rFonts w:ascii="Times New Roman" w:hAnsi="Times New Roman"/>
                <w:sz w:val="24"/>
                <w:szCs w:val="24"/>
              </w:rPr>
              <w:t>Số 01 phố Nguyễn Huy Tưởng, phường Thanh Xuân Trung, Quận Thanh Xuân, TP Hà Nội.</w:t>
            </w:r>
          </w:p>
        </w:tc>
      </w:tr>
      <w:tr w:rsidR="008B2AE9" w:rsidRPr="00D73CEB" w14:paraId="68F67C1C" w14:textId="77777777" w:rsidTr="003C3E98">
        <w:trPr>
          <w:trHeight w:val="340"/>
        </w:trPr>
        <w:tc>
          <w:tcPr>
            <w:tcW w:w="1777" w:type="dxa"/>
            <w:shd w:val="clear" w:color="auto" w:fill="FFFFFF"/>
            <w:vAlign w:val="center"/>
            <w:hideMark/>
          </w:tcPr>
          <w:p w14:paraId="47410FE0"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Mã số thuế         </w:t>
            </w:r>
          </w:p>
        </w:tc>
        <w:tc>
          <w:tcPr>
            <w:tcW w:w="270" w:type="dxa"/>
            <w:shd w:val="clear" w:color="auto" w:fill="FFFFFF"/>
            <w:vAlign w:val="center"/>
            <w:hideMark/>
          </w:tcPr>
          <w:p w14:paraId="260AE4A9"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0AF2EA89"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0101871229</w:t>
            </w:r>
          </w:p>
        </w:tc>
        <w:tc>
          <w:tcPr>
            <w:tcW w:w="4451" w:type="dxa"/>
            <w:shd w:val="clear" w:color="auto" w:fill="FFFFFF"/>
          </w:tcPr>
          <w:p w14:paraId="241C33A8" w14:textId="77777777" w:rsidR="008B2AE9" w:rsidRPr="00D73CEB" w:rsidRDefault="008B2AE9" w:rsidP="003C3E98">
            <w:pPr>
              <w:spacing w:before="120" w:after="120"/>
              <w:ind w:left="-90"/>
              <w:jc w:val="both"/>
              <w:rPr>
                <w:rFonts w:ascii="Times New Roman" w:hAnsi="Times New Roman"/>
                <w:sz w:val="24"/>
                <w:szCs w:val="24"/>
              </w:rPr>
            </w:pPr>
          </w:p>
        </w:tc>
      </w:tr>
      <w:tr w:rsidR="008B2AE9" w:rsidRPr="00D73CEB" w14:paraId="1FB31FA1" w14:textId="77777777" w:rsidTr="003C3E98">
        <w:trPr>
          <w:trHeight w:val="340"/>
        </w:trPr>
        <w:tc>
          <w:tcPr>
            <w:tcW w:w="1777" w:type="dxa"/>
            <w:shd w:val="clear" w:color="auto" w:fill="FFFFFF"/>
            <w:vAlign w:val="center"/>
            <w:hideMark/>
          </w:tcPr>
          <w:p w14:paraId="53043455"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Người đại diện    </w:t>
            </w:r>
          </w:p>
        </w:tc>
        <w:tc>
          <w:tcPr>
            <w:tcW w:w="270" w:type="dxa"/>
            <w:shd w:val="clear" w:color="auto" w:fill="FFFFFF"/>
            <w:vAlign w:val="center"/>
            <w:hideMark/>
          </w:tcPr>
          <w:p w14:paraId="63588BE0"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56FAF8E6"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Ông </w:t>
            </w:r>
            <w:r w:rsidRPr="00D73CEB">
              <w:rPr>
                <w:rFonts w:ascii="Times New Roman" w:hAnsi="Times New Roman"/>
                <w:b/>
                <w:sz w:val="24"/>
                <w:szCs w:val="24"/>
              </w:rPr>
              <w:t>Nguyễn Thế Tân</w:t>
            </w:r>
          </w:p>
        </w:tc>
        <w:tc>
          <w:tcPr>
            <w:tcW w:w="4451" w:type="dxa"/>
            <w:shd w:val="clear" w:color="auto" w:fill="FFFFFF"/>
          </w:tcPr>
          <w:p w14:paraId="752B784D" w14:textId="77777777" w:rsidR="008B2AE9" w:rsidRPr="00D73CEB" w:rsidRDefault="008B2AE9" w:rsidP="003C3E98">
            <w:pPr>
              <w:spacing w:before="120" w:after="120"/>
              <w:ind w:left="-90"/>
              <w:jc w:val="both"/>
              <w:rPr>
                <w:rFonts w:ascii="Times New Roman" w:hAnsi="Times New Roman"/>
                <w:sz w:val="24"/>
                <w:szCs w:val="24"/>
              </w:rPr>
            </w:pPr>
          </w:p>
        </w:tc>
      </w:tr>
      <w:tr w:rsidR="008B2AE9" w:rsidRPr="00D73CEB" w14:paraId="53ED9937" w14:textId="77777777" w:rsidTr="003C3E98">
        <w:trPr>
          <w:trHeight w:val="340"/>
        </w:trPr>
        <w:tc>
          <w:tcPr>
            <w:tcW w:w="1777" w:type="dxa"/>
            <w:shd w:val="clear" w:color="auto" w:fill="FFFFFF"/>
            <w:vAlign w:val="center"/>
            <w:hideMark/>
          </w:tcPr>
          <w:p w14:paraId="35D12E7E"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Chức vụ             </w:t>
            </w:r>
          </w:p>
        </w:tc>
        <w:tc>
          <w:tcPr>
            <w:tcW w:w="270" w:type="dxa"/>
            <w:shd w:val="clear" w:color="auto" w:fill="FFFFFF"/>
            <w:vAlign w:val="center"/>
            <w:hideMark/>
          </w:tcPr>
          <w:p w14:paraId="34F16ACC"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2C9AD17A"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Tổng Giám đốc</w:t>
            </w:r>
          </w:p>
        </w:tc>
        <w:tc>
          <w:tcPr>
            <w:tcW w:w="4451" w:type="dxa"/>
            <w:shd w:val="clear" w:color="auto" w:fill="FFFFFF"/>
          </w:tcPr>
          <w:p w14:paraId="4A630618" w14:textId="77777777" w:rsidR="008B2AE9" w:rsidRPr="00D73CEB" w:rsidRDefault="008B2AE9" w:rsidP="003C3E98">
            <w:pPr>
              <w:spacing w:before="120" w:after="120"/>
              <w:ind w:left="-90"/>
              <w:jc w:val="both"/>
              <w:rPr>
                <w:rFonts w:ascii="Times New Roman" w:hAnsi="Times New Roman"/>
                <w:sz w:val="24"/>
                <w:szCs w:val="24"/>
              </w:rPr>
            </w:pPr>
          </w:p>
        </w:tc>
      </w:tr>
      <w:tr w:rsidR="008B2AE9" w:rsidRPr="00D73CEB" w14:paraId="4B4F008F" w14:textId="77777777" w:rsidTr="003C3E98">
        <w:trPr>
          <w:trHeight w:val="340"/>
        </w:trPr>
        <w:tc>
          <w:tcPr>
            <w:tcW w:w="1777" w:type="dxa"/>
            <w:shd w:val="clear" w:color="auto" w:fill="FFFFFF"/>
            <w:vAlign w:val="center"/>
            <w:hideMark/>
          </w:tcPr>
          <w:p w14:paraId="5D1BAC4B"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Số điện thoại</w:t>
            </w:r>
          </w:p>
        </w:tc>
        <w:tc>
          <w:tcPr>
            <w:tcW w:w="270" w:type="dxa"/>
            <w:shd w:val="clear" w:color="auto" w:fill="FFFFFF"/>
            <w:vAlign w:val="center"/>
            <w:hideMark/>
          </w:tcPr>
          <w:p w14:paraId="09ADA6DF"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3690" w:type="dxa"/>
            <w:shd w:val="clear" w:color="auto" w:fill="FFFFFF"/>
            <w:vAlign w:val="center"/>
            <w:hideMark/>
          </w:tcPr>
          <w:p w14:paraId="65E76285"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024.7309.5555                                             </w:t>
            </w:r>
          </w:p>
        </w:tc>
        <w:tc>
          <w:tcPr>
            <w:tcW w:w="4451" w:type="dxa"/>
            <w:shd w:val="clear" w:color="auto" w:fill="FFFFFF"/>
            <w:vAlign w:val="bottom"/>
            <w:hideMark/>
          </w:tcPr>
          <w:p w14:paraId="78BB7A47" w14:textId="77777777" w:rsidR="008B2AE9" w:rsidRPr="00D73CEB" w:rsidRDefault="008B2AE9" w:rsidP="003C3E98">
            <w:pPr>
              <w:spacing w:before="120" w:after="120"/>
              <w:rPr>
                <w:rFonts w:ascii="Times New Roman" w:hAnsi="Times New Roman"/>
                <w:sz w:val="24"/>
                <w:szCs w:val="24"/>
              </w:rPr>
            </w:pPr>
            <w:r w:rsidRPr="00D73CEB">
              <w:rPr>
                <w:rFonts w:ascii="Times New Roman" w:hAnsi="Times New Roman"/>
                <w:sz w:val="24"/>
                <w:szCs w:val="24"/>
              </w:rPr>
              <w:t>Fax: 024.974.3413</w:t>
            </w:r>
          </w:p>
        </w:tc>
      </w:tr>
      <w:tr w:rsidR="008B2AE9" w:rsidRPr="00D73CEB" w14:paraId="2EBB5BE9" w14:textId="77777777" w:rsidTr="003C3E98">
        <w:trPr>
          <w:trHeight w:val="340"/>
        </w:trPr>
        <w:tc>
          <w:tcPr>
            <w:tcW w:w="1777" w:type="dxa"/>
            <w:shd w:val="clear" w:color="auto" w:fill="FFFFFF"/>
            <w:vAlign w:val="center"/>
            <w:hideMark/>
          </w:tcPr>
          <w:p w14:paraId="30D55713"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 xml:space="preserve">Số tài khoản        </w:t>
            </w:r>
          </w:p>
        </w:tc>
        <w:tc>
          <w:tcPr>
            <w:tcW w:w="270" w:type="dxa"/>
            <w:shd w:val="clear" w:color="auto" w:fill="FFFFFF"/>
            <w:vAlign w:val="center"/>
            <w:hideMark/>
          </w:tcPr>
          <w:p w14:paraId="037A47AD" w14:textId="77777777" w:rsidR="008B2AE9" w:rsidRPr="00D73CEB" w:rsidRDefault="008B2AE9" w:rsidP="003C3E98">
            <w:pPr>
              <w:spacing w:before="120" w:after="120"/>
              <w:ind w:left="-90"/>
              <w:rPr>
                <w:rFonts w:ascii="Times New Roman" w:hAnsi="Times New Roman"/>
                <w:sz w:val="24"/>
                <w:szCs w:val="24"/>
              </w:rPr>
            </w:pPr>
            <w:r w:rsidRPr="00D73CEB">
              <w:rPr>
                <w:rFonts w:ascii="Times New Roman" w:hAnsi="Times New Roman"/>
                <w:sz w:val="24"/>
                <w:szCs w:val="24"/>
              </w:rPr>
              <w:t>:</w:t>
            </w:r>
          </w:p>
        </w:tc>
        <w:tc>
          <w:tcPr>
            <w:tcW w:w="8141" w:type="dxa"/>
            <w:gridSpan w:val="2"/>
            <w:shd w:val="clear" w:color="auto" w:fill="FFFFFF"/>
            <w:vAlign w:val="center"/>
            <w:hideMark/>
          </w:tcPr>
          <w:p w14:paraId="051C6E2D" w14:textId="77777777" w:rsidR="008B2AE9" w:rsidRPr="00D73CEB" w:rsidRDefault="008B2AE9" w:rsidP="003C3E98">
            <w:pPr>
              <w:spacing w:before="120" w:after="120"/>
              <w:ind w:left="-90"/>
              <w:jc w:val="both"/>
              <w:rPr>
                <w:rFonts w:ascii="Times New Roman" w:hAnsi="Times New Roman"/>
                <w:sz w:val="24"/>
                <w:szCs w:val="24"/>
              </w:rPr>
            </w:pPr>
            <w:r w:rsidRPr="00D73CEB">
              <w:rPr>
                <w:rFonts w:ascii="Times New Roman" w:hAnsi="Times New Roman"/>
                <w:sz w:val="24"/>
                <w:szCs w:val="24"/>
              </w:rPr>
              <w:t>0021001839243 Tại Ngân hàng TMCP Ngoại Thương Việt Nam – Chi nhánh Hà Nội</w:t>
            </w:r>
          </w:p>
        </w:tc>
      </w:tr>
    </w:tbl>
    <w:p w14:paraId="64C1CFE3" w14:textId="2B98544A" w:rsidR="008B2AE9" w:rsidRPr="00D73CEB" w:rsidRDefault="008B2AE9" w:rsidP="008B2AE9">
      <w:pPr>
        <w:spacing w:before="40" w:after="40" w:line="288" w:lineRule="auto"/>
        <w:jc w:val="both"/>
        <w:rPr>
          <w:rFonts w:ascii="Times New Roman" w:hAnsi="Times New Roman"/>
          <w:sz w:val="24"/>
          <w:szCs w:val="24"/>
          <w:lang w:val="pt-BR"/>
        </w:rPr>
      </w:pPr>
      <w:r w:rsidRPr="00D73CEB">
        <w:rPr>
          <w:rFonts w:ascii="Times New Roman" w:hAnsi="Times New Roman"/>
          <w:sz w:val="24"/>
          <w:szCs w:val="24"/>
          <w:lang w:val="pt-BR"/>
        </w:rPr>
        <w:t xml:space="preserve">Sau khi thảo luận, hai Bên cùng thống nhất ký kết Phụ lục số </w:t>
      </w:r>
      <w:r w:rsidRPr="00D73CEB">
        <w:rPr>
          <w:rFonts w:ascii="Times New Roman" w:hAnsi="Times New Roman"/>
          <w:b/>
          <w:bCs/>
          <w:sz w:val="24"/>
          <w:szCs w:val="24"/>
          <w:lang w:val="pt-BR"/>
        </w:rPr>
        <w:t xml:space="preserve">PL02BFXXXXXX/KH </w:t>
      </w:r>
      <w:r w:rsidRPr="00D73CEB">
        <w:rPr>
          <w:rFonts w:ascii="Times New Roman" w:hAnsi="Times New Roman"/>
          <w:sz w:val="24"/>
          <w:szCs w:val="24"/>
          <w:lang w:val="pt-BR"/>
        </w:rPr>
        <w:t xml:space="preserve">Hợp đồng cung cấp Dịch vụ số </w:t>
      </w:r>
      <w:r w:rsidRPr="00D73CEB">
        <w:rPr>
          <w:rFonts w:ascii="Times New Roman" w:hAnsi="Times New Roman"/>
          <w:b/>
          <w:sz w:val="24"/>
          <w:szCs w:val="24"/>
          <w:lang w:val="pt-BR"/>
        </w:rPr>
        <w:t xml:space="preserve">BFXXXXXX/KH </w:t>
      </w:r>
      <w:r w:rsidRPr="00D73CEB">
        <w:rPr>
          <w:rFonts w:ascii="Times New Roman" w:hAnsi="Times New Roman"/>
          <w:sz w:val="24"/>
          <w:szCs w:val="24"/>
          <w:lang w:val="pt-BR"/>
        </w:rPr>
        <w:t>(“</w:t>
      </w:r>
      <w:r w:rsidRPr="00D73CEB">
        <w:rPr>
          <w:rFonts w:ascii="Times New Roman" w:hAnsi="Times New Roman"/>
          <w:b/>
          <w:bCs/>
          <w:sz w:val="24"/>
          <w:szCs w:val="24"/>
          <w:lang w:val="pt-BR"/>
        </w:rPr>
        <w:t>Hợp đồng</w:t>
      </w:r>
      <w:r w:rsidRPr="00D73CEB">
        <w:rPr>
          <w:rFonts w:ascii="Times New Roman" w:hAnsi="Times New Roman"/>
          <w:sz w:val="24"/>
          <w:szCs w:val="24"/>
          <w:lang w:val="pt-BR"/>
        </w:rPr>
        <w:t>”) với các điều khoản cụ thể sau đây:</w:t>
      </w:r>
    </w:p>
    <w:p w14:paraId="7A5113EC" w14:textId="77777777" w:rsidR="008B2AE9" w:rsidRPr="00D73CEB" w:rsidRDefault="008B2AE9" w:rsidP="008B2AE9">
      <w:pPr>
        <w:tabs>
          <w:tab w:val="left" w:pos="1980"/>
        </w:tabs>
        <w:spacing w:before="40" w:after="40" w:line="288" w:lineRule="auto"/>
        <w:jc w:val="both"/>
        <w:rPr>
          <w:rFonts w:ascii="Times New Roman" w:hAnsi="Times New Roman"/>
          <w:b/>
          <w:sz w:val="24"/>
          <w:szCs w:val="24"/>
        </w:rPr>
      </w:pPr>
      <w:r w:rsidRPr="00D73CEB">
        <w:rPr>
          <w:rFonts w:ascii="Times New Roman" w:hAnsi="Times New Roman"/>
          <w:b/>
          <w:sz w:val="24"/>
          <w:szCs w:val="24"/>
        </w:rPr>
        <w:t>Điều 1:  Điều kiện bảo hành</w:t>
      </w:r>
    </w:p>
    <w:p w14:paraId="13764A7C" w14:textId="77777777" w:rsidR="008B2AE9" w:rsidRPr="00D73CEB" w:rsidRDefault="008B2AE9" w:rsidP="008B2AE9">
      <w:pPr>
        <w:numPr>
          <w:ilvl w:val="0"/>
          <w:numId w:val="12"/>
        </w:numPr>
        <w:tabs>
          <w:tab w:val="left" w:pos="720"/>
        </w:tabs>
        <w:spacing w:before="40" w:after="40" w:line="288" w:lineRule="auto"/>
        <w:ind w:hanging="450"/>
        <w:jc w:val="both"/>
        <w:rPr>
          <w:rFonts w:ascii="Times New Roman" w:hAnsi="Times New Roman"/>
          <w:sz w:val="24"/>
          <w:szCs w:val="24"/>
        </w:rPr>
      </w:pPr>
      <w:r w:rsidRPr="00D73CEB">
        <w:rPr>
          <w:rFonts w:ascii="Times New Roman" w:hAnsi="Times New Roman"/>
          <w:sz w:val="24"/>
          <w:szCs w:val="24"/>
        </w:rPr>
        <w:t>Website do Bên B thiết kế. Bên A có thể sử dụng máy chủ, hosting hoặc không sử dụng máy chủ, hosting do Bên B cung cấp.</w:t>
      </w:r>
    </w:p>
    <w:p w14:paraId="3C14335D" w14:textId="77777777" w:rsidR="008B2AE9" w:rsidRPr="00D73CEB" w:rsidRDefault="008B2AE9" w:rsidP="008B2AE9">
      <w:pPr>
        <w:numPr>
          <w:ilvl w:val="0"/>
          <w:numId w:val="12"/>
        </w:numPr>
        <w:tabs>
          <w:tab w:val="left" w:pos="720"/>
        </w:tabs>
        <w:spacing w:before="40" w:after="40" w:line="288" w:lineRule="auto"/>
        <w:ind w:hanging="450"/>
        <w:jc w:val="both"/>
        <w:rPr>
          <w:rFonts w:ascii="Times New Roman" w:hAnsi="Times New Roman"/>
          <w:sz w:val="24"/>
          <w:szCs w:val="24"/>
        </w:rPr>
      </w:pPr>
      <w:r w:rsidRPr="00D73CEB">
        <w:rPr>
          <w:rFonts w:ascii="Times New Roman" w:hAnsi="Times New Roman"/>
          <w:sz w:val="24"/>
          <w:szCs w:val="24"/>
        </w:rPr>
        <w:t>Bảo hành website không bao gồm dữ liệu, không bao gồm mã nguồn nhúng của Bên thứ ba liên kết với website</w:t>
      </w:r>
    </w:p>
    <w:p w14:paraId="6E035917" w14:textId="77777777" w:rsidR="008B2AE9" w:rsidRPr="00D73CEB" w:rsidRDefault="008B2AE9" w:rsidP="008B2AE9">
      <w:pPr>
        <w:numPr>
          <w:ilvl w:val="0"/>
          <w:numId w:val="12"/>
        </w:numPr>
        <w:tabs>
          <w:tab w:val="left" w:pos="720"/>
        </w:tabs>
        <w:spacing w:before="40" w:after="40" w:line="288" w:lineRule="auto"/>
        <w:ind w:hanging="450"/>
        <w:jc w:val="both"/>
        <w:rPr>
          <w:rFonts w:ascii="Times New Roman" w:hAnsi="Times New Roman"/>
          <w:sz w:val="24"/>
          <w:szCs w:val="24"/>
        </w:rPr>
      </w:pPr>
      <w:r w:rsidRPr="00D73CEB">
        <w:rPr>
          <w:rFonts w:ascii="Times New Roman" w:hAnsi="Times New Roman"/>
          <w:sz w:val="24"/>
          <w:szCs w:val="24"/>
        </w:rPr>
        <w:t>Còn thời hạn bảo hành</w:t>
      </w:r>
    </w:p>
    <w:p w14:paraId="117DAD30" w14:textId="77777777" w:rsidR="008B2AE9" w:rsidRPr="00D73CEB" w:rsidRDefault="008B2AE9" w:rsidP="008B2AE9">
      <w:pPr>
        <w:numPr>
          <w:ilvl w:val="0"/>
          <w:numId w:val="12"/>
        </w:numPr>
        <w:tabs>
          <w:tab w:val="left" w:pos="720"/>
        </w:tabs>
        <w:spacing w:before="40" w:after="40" w:line="288" w:lineRule="auto"/>
        <w:ind w:hanging="450"/>
        <w:jc w:val="both"/>
        <w:rPr>
          <w:rFonts w:ascii="Times New Roman" w:hAnsi="Times New Roman"/>
          <w:sz w:val="24"/>
          <w:szCs w:val="24"/>
        </w:rPr>
      </w:pPr>
      <w:r w:rsidRPr="00D73CEB">
        <w:rPr>
          <w:rFonts w:ascii="Times New Roman" w:hAnsi="Times New Roman"/>
          <w:sz w:val="24"/>
          <w:szCs w:val="24"/>
        </w:rPr>
        <w:t>Trường hợp Bên A nhận toàn bộ code gốc của sản phẩm sau khi Bên B bàn giao website:</w:t>
      </w:r>
    </w:p>
    <w:p w14:paraId="1D69B839" w14:textId="77777777" w:rsidR="008B2AE9" w:rsidRPr="00D73CEB" w:rsidRDefault="008B2AE9" w:rsidP="008B2AE9">
      <w:pPr>
        <w:numPr>
          <w:ilvl w:val="1"/>
          <w:numId w:val="12"/>
        </w:numPr>
        <w:tabs>
          <w:tab w:val="left" w:pos="720"/>
        </w:tabs>
        <w:spacing w:before="40" w:after="40" w:line="288" w:lineRule="auto"/>
        <w:ind w:left="1170"/>
        <w:jc w:val="both"/>
        <w:rPr>
          <w:rFonts w:ascii="Times New Roman" w:hAnsi="Times New Roman"/>
          <w:sz w:val="24"/>
          <w:szCs w:val="24"/>
        </w:rPr>
      </w:pPr>
      <w:r w:rsidRPr="00D73CEB">
        <w:rPr>
          <w:rFonts w:ascii="Times New Roman" w:hAnsi="Times New Roman"/>
          <w:sz w:val="24"/>
          <w:szCs w:val="24"/>
        </w:rPr>
        <w:t>Hai Bên đồng ý sao lưu phiên bản Git</w:t>
      </w:r>
      <w:r w:rsidRPr="00D73CEB">
        <w:rPr>
          <w:rFonts w:ascii="Times New Roman" w:hAnsi="Times New Roman"/>
          <w:sz w:val="24"/>
          <w:szCs w:val="24"/>
          <w:vertAlign w:val="superscript"/>
        </w:rPr>
        <w:t>(</w:t>
      </w:r>
      <w:r w:rsidRPr="00D73CEB">
        <w:rPr>
          <w:rFonts w:ascii="Times New Roman" w:hAnsi="Times New Roman"/>
          <w:sz w:val="24"/>
          <w:szCs w:val="24"/>
        </w:rPr>
        <w:t>*</w:t>
      </w:r>
      <w:r w:rsidRPr="00D73CEB">
        <w:rPr>
          <w:rFonts w:ascii="Times New Roman" w:hAnsi="Times New Roman"/>
          <w:sz w:val="24"/>
          <w:szCs w:val="24"/>
          <w:vertAlign w:val="superscript"/>
        </w:rPr>
        <w:t>)</w:t>
      </w:r>
      <w:r w:rsidRPr="00D73CEB">
        <w:rPr>
          <w:rFonts w:ascii="Times New Roman" w:hAnsi="Times New Roman"/>
          <w:sz w:val="24"/>
          <w:szCs w:val="24"/>
        </w:rPr>
        <w:t xml:space="preserve"> tại thời điểm Bên B bàn giao sản phẩm thiết kế website cho Bên A. Phiên bản Git này được sử dụng để khôi phục website trong trường hợp website sau khi bàn giao có lỗi về code do có sự can thiệp của Bên A hoặc/và Bên thứ 3 hoặc Bên A hoặc/và Bên thứ 3 cài các tính năng thêm không được hỗ trợ, thiết kế bởi Bên B. </w:t>
      </w:r>
    </w:p>
    <w:p w14:paraId="7BCD1581" w14:textId="77777777" w:rsidR="008B2AE9" w:rsidRPr="00D73CEB" w:rsidRDefault="008B2AE9" w:rsidP="008B2AE9">
      <w:pPr>
        <w:numPr>
          <w:ilvl w:val="1"/>
          <w:numId w:val="12"/>
        </w:numPr>
        <w:tabs>
          <w:tab w:val="left" w:pos="720"/>
        </w:tabs>
        <w:spacing w:before="40" w:after="40" w:line="288" w:lineRule="auto"/>
        <w:ind w:left="1170"/>
        <w:jc w:val="both"/>
        <w:rPr>
          <w:rFonts w:ascii="Times New Roman" w:hAnsi="Times New Roman"/>
          <w:sz w:val="24"/>
          <w:szCs w:val="24"/>
        </w:rPr>
      </w:pPr>
      <w:r w:rsidRPr="00D73CEB">
        <w:rPr>
          <w:rFonts w:ascii="Times New Roman" w:hAnsi="Times New Roman"/>
          <w:sz w:val="24"/>
          <w:szCs w:val="24"/>
        </w:rPr>
        <w:t>Việc bảo hành được tiến hành trên website đã được khôi phục theo phiên bản Git nêu trên</w:t>
      </w:r>
    </w:p>
    <w:p w14:paraId="05BEFBEA" w14:textId="77777777" w:rsidR="008B2AE9" w:rsidRPr="00D73CEB" w:rsidRDefault="008B2AE9" w:rsidP="008B2AE9">
      <w:pPr>
        <w:tabs>
          <w:tab w:val="left" w:pos="1980"/>
        </w:tabs>
        <w:spacing w:before="40" w:after="40" w:line="288" w:lineRule="auto"/>
        <w:jc w:val="both"/>
        <w:rPr>
          <w:rFonts w:ascii="Times New Roman" w:hAnsi="Times New Roman"/>
          <w:i/>
          <w:sz w:val="24"/>
          <w:szCs w:val="24"/>
        </w:rPr>
      </w:pPr>
      <w:r w:rsidRPr="00D73CEB">
        <w:rPr>
          <w:rFonts w:ascii="Times New Roman" w:hAnsi="Times New Roman"/>
          <w:i/>
          <w:sz w:val="24"/>
          <w:szCs w:val="24"/>
        </w:rPr>
        <w:lastRenderedPageBreak/>
        <w:t>(*) Git: là hệ thống quản lý source code theo phiên bản</w:t>
      </w:r>
    </w:p>
    <w:p w14:paraId="0AD2F1D7" w14:textId="77777777" w:rsidR="008B2AE9" w:rsidRPr="00D73CEB" w:rsidRDefault="008B2AE9" w:rsidP="008B2AE9">
      <w:pPr>
        <w:spacing w:before="40" w:after="40" w:line="288" w:lineRule="auto"/>
        <w:rPr>
          <w:rFonts w:ascii="Times New Roman" w:hAnsi="Times New Roman"/>
          <w:b/>
          <w:sz w:val="24"/>
          <w:szCs w:val="24"/>
        </w:rPr>
      </w:pPr>
      <w:r w:rsidRPr="00D73CEB">
        <w:rPr>
          <w:rFonts w:ascii="Times New Roman" w:hAnsi="Times New Roman"/>
          <w:b/>
          <w:sz w:val="24"/>
          <w:szCs w:val="24"/>
        </w:rPr>
        <w:t>Điều 2: Thời hạn bảo hành</w:t>
      </w:r>
    </w:p>
    <w:p w14:paraId="59947090" w14:textId="77777777" w:rsidR="008B2AE9" w:rsidRPr="00D73CEB" w:rsidRDefault="008B2AE9" w:rsidP="008B2AE9">
      <w:pPr>
        <w:tabs>
          <w:tab w:val="left" w:pos="709"/>
        </w:tabs>
        <w:spacing w:before="40" w:after="40" w:line="288" w:lineRule="auto"/>
        <w:jc w:val="both"/>
        <w:rPr>
          <w:rFonts w:ascii="Times New Roman" w:hAnsi="Times New Roman"/>
          <w:sz w:val="24"/>
          <w:szCs w:val="24"/>
        </w:rPr>
      </w:pPr>
      <w:r w:rsidRPr="00D73CEB">
        <w:rPr>
          <w:rFonts w:ascii="Times New Roman" w:hAnsi="Times New Roman"/>
          <w:sz w:val="24"/>
          <w:szCs w:val="24"/>
        </w:rPr>
        <w:tab/>
        <w:t>12 tháng kể từ ngày Bên A xác nhận biên bản bàn giao Website qua email</w:t>
      </w:r>
    </w:p>
    <w:p w14:paraId="2EAF2BA4" w14:textId="77777777" w:rsidR="008B2AE9" w:rsidRPr="00D73CEB" w:rsidRDefault="008B2AE9" w:rsidP="008B2AE9">
      <w:pPr>
        <w:tabs>
          <w:tab w:val="left" w:pos="1980"/>
        </w:tabs>
        <w:spacing w:before="40" w:after="40" w:line="288" w:lineRule="auto"/>
        <w:jc w:val="both"/>
        <w:rPr>
          <w:rFonts w:ascii="Times New Roman" w:hAnsi="Times New Roman"/>
          <w:b/>
          <w:sz w:val="24"/>
          <w:szCs w:val="24"/>
        </w:rPr>
      </w:pPr>
      <w:r w:rsidRPr="00D73CEB">
        <w:rPr>
          <w:rFonts w:ascii="Times New Roman" w:hAnsi="Times New Roman"/>
          <w:b/>
          <w:sz w:val="24"/>
          <w:szCs w:val="24"/>
        </w:rPr>
        <w:t>Điều 3: Từ chối bảo hành</w:t>
      </w:r>
    </w:p>
    <w:p w14:paraId="1129F890" w14:textId="77777777" w:rsidR="008B2AE9" w:rsidRPr="00D73CEB" w:rsidRDefault="008B2AE9" w:rsidP="008B2AE9">
      <w:pPr>
        <w:tabs>
          <w:tab w:val="left" w:pos="1980"/>
        </w:tabs>
        <w:spacing w:before="40" w:after="40" w:line="288" w:lineRule="auto"/>
        <w:jc w:val="both"/>
        <w:rPr>
          <w:rFonts w:ascii="Times New Roman" w:hAnsi="Times New Roman"/>
          <w:sz w:val="24"/>
          <w:szCs w:val="24"/>
        </w:rPr>
      </w:pPr>
      <w:r w:rsidRPr="00D73CEB">
        <w:rPr>
          <w:rFonts w:ascii="Times New Roman" w:hAnsi="Times New Roman"/>
          <w:sz w:val="24"/>
          <w:szCs w:val="24"/>
        </w:rPr>
        <w:t>Bên B có quyền từ chối bảo hành trong các trường hợp sau:</w:t>
      </w:r>
    </w:p>
    <w:p w14:paraId="123178D1"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 xml:space="preserve">Website hết hạn máy chủ hoặc hosting </w:t>
      </w:r>
    </w:p>
    <w:p w14:paraId="0EF4AEDD"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Bên A cản trở hoặc từ chối khôi phục website theo phiên bản Git đã quy định tại Điều 1</w:t>
      </w:r>
    </w:p>
    <w:p w14:paraId="5BE50BF5"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Website bị hư hỏng vì nguyên khách quan như thiên tai (lũ lụt/sét đánh…), hỏa hoạn, gỉ sét… làm máy chủ mất dữ liệu</w:t>
      </w:r>
    </w:p>
    <w:p w14:paraId="7D088E44"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Tên miền bị đánh cắp bởi Bên thứ ba</w:t>
      </w:r>
    </w:p>
    <w:p w14:paraId="4C46C5DB"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Website hết hạn bảo hành</w:t>
      </w:r>
    </w:p>
    <w:p w14:paraId="522145D6"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Các lỗi phát sinh ngoài phạm vi bảo hành</w:t>
      </w:r>
    </w:p>
    <w:p w14:paraId="6181166E"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Tính năng liên kết với Bên thứ ba không hoạt động do Bên thứ ba lỗi code, đổi code …</w:t>
      </w:r>
    </w:p>
    <w:p w14:paraId="3046652F"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Lỗi do vận hành không đúng hướng dẫn sử dụng, do sự vô ý, cẩu thả của Bên A.</w:t>
      </w:r>
    </w:p>
    <w:p w14:paraId="17A49325"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Lỗi của chương trình khác, phần mềm hệ thống, phần mềm hệ điều hành, phần mềm mạng (ví dụ hệ điều hành Windows...)</w:t>
      </w:r>
    </w:p>
    <w:p w14:paraId="1FADA878" w14:textId="77777777" w:rsidR="008B2AE9" w:rsidRPr="00D73CEB" w:rsidRDefault="008B2AE9" w:rsidP="008B2AE9">
      <w:pPr>
        <w:numPr>
          <w:ilvl w:val="0"/>
          <w:numId w:val="13"/>
        </w:numPr>
        <w:tabs>
          <w:tab w:val="left" w:pos="90"/>
          <w:tab w:val="left" w:pos="720"/>
        </w:tabs>
        <w:spacing w:before="40" w:after="40" w:line="288" w:lineRule="auto"/>
        <w:ind w:left="720" w:hanging="446"/>
        <w:jc w:val="both"/>
        <w:rPr>
          <w:rFonts w:ascii="Times New Roman" w:hAnsi="Times New Roman"/>
          <w:sz w:val="24"/>
          <w:szCs w:val="24"/>
        </w:rPr>
      </w:pPr>
      <w:r w:rsidRPr="00D73CEB">
        <w:rPr>
          <w:rFonts w:ascii="Times New Roman" w:hAnsi="Times New Roman"/>
          <w:sz w:val="24"/>
          <w:szCs w:val="24"/>
        </w:rPr>
        <w:t>Lỗi dữ liệu và phần cứng.</w:t>
      </w:r>
    </w:p>
    <w:p w14:paraId="6424B5A5" w14:textId="77777777" w:rsidR="008B2AE9" w:rsidRPr="00D73CEB" w:rsidRDefault="008B2AE9" w:rsidP="008B2AE9">
      <w:pPr>
        <w:tabs>
          <w:tab w:val="left" w:pos="1980"/>
        </w:tabs>
        <w:spacing w:before="40" w:after="40" w:line="288" w:lineRule="auto"/>
        <w:jc w:val="both"/>
        <w:rPr>
          <w:rFonts w:ascii="Times New Roman" w:hAnsi="Times New Roman"/>
          <w:b/>
          <w:sz w:val="24"/>
          <w:szCs w:val="24"/>
        </w:rPr>
      </w:pPr>
      <w:r w:rsidRPr="00D73CEB">
        <w:rPr>
          <w:rFonts w:ascii="Times New Roman" w:hAnsi="Times New Roman"/>
          <w:b/>
          <w:sz w:val="24"/>
          <w:szCs w:val="24"/>
        </w:rPr>
        <w:t>Điều 4: Phạm vi bảo hành</w:t>
      </w:r>
    </w:p>
    <w:p w14:paraId="6F5961AA" w14:textId="596F990A" w:rsidR="008B2AE9" w:rsidRPr="00D73CEB" w:rsidRDefault="008B2AE9" w:rsidP="008B2AE9">
      <w:pPr>
        <w:spacing w:before="40" w:after="40" w:line="288" w:lineRule="auto"/>
        <w:ind w:left="709"/>
        <w:jc w:val="both"/>
        <w:rPr>
          <w:rFonts w:ascii="Times New Roman" w:hAnsi="Times New Roman"/>
          <w:sz w:val="24"/>
          <w:szCs w:val="24"/>
        </w:rPr>
      </w:pPr>
      <w:r w:rsidRPr="00D73CEB">
        <w:rPr>
          <w:rFonts w:ascii="Times New Roman" w:hAnsi="Times New Roman"/>
          <w:sz w:val="24"/>
          <w:szCs w:val="24"/>
        </w:rPr>
        <w:t>Sửa chữa miễn phí các lỗi phát sinh</w:t>
      </w:r>
      <w:r w:rsidRPr="00D73CEB">
        <w:rPr>
          <w:rFonts w:ascii="Times New Roman" w:hAnsi="Times New Roman"/>
          <w:sz w:val="24"/>
          <w:szCs w:val="24"/>
          <w:lang w:val="vi-VN"/>
        </w:rPr>
        <w:t xml:space="preserve"> </w:t>
      </w:r>
      <w:r w:rsidRPr="00D73CEB">
        <w:rPr>
          <w:rFonts w:ascii="Times New Roman" w:hAnsi="Times New Roman"/>
          <w:sz w:val="24"/>
          <w:szCs w:val="24"/>
        </w:rPr>
        <w:t xml:space="preserve">của website do Bên B thiết kế theo Phụ lục số </w:t>
      </w:r>
      <w:r w:rsidRPr="00D73CEB">
        <w:rPr>
          <w:rFonts w:ascii="Times New Roman" w:hAnsi="Times New Roman"/>
          <w:b/>
          <w:sz w:val="24"/>
          <w:szCs w:val="24"/>
        </w:rPr>
        <w:t>PL01</w:t>
      </w:r>
      <w:r w:rsidRPr="00D73CEB">
        <w:rPr>
          <w:rFonts w:ascii="Times New Roman" w:hAnsi="Times New Roman"/>
          <w:b/>
          <w:bCs/>
          <w:sz w:val="24"/>
          <w:szCs w:val="24"/>
        </w:rPr>
        <w:t>BFXXXXXX/KH</w:t>
      </w:r>
      <w:r w:rsidRPr="00D73CEB">
        <w:rPr>
          <w:rFonts w:ascii="Times New Roman" w:hAnsi="Times New Roman"/>
          <w:sz w:val="24"/>
          <w:szCs w:val="24"/>
        </w:rPr>
        <w:t xml:space="preserve"> đính kèm Hợp đồng này trong thời hạn bảo hành. </w:t>
      </w:r>
    </w:p>
    <w:p w14:paraId="5304B815" w14:textId="77777777" w:rsidR="008B2AE9" w:rsidRPr="00D73CEB" w:rsidRDefault="008B2AE9" w:rsidP="008B2AE9">
      <w:pPr>
        <w:tabs>
          <w:tab w:val="left" w:pos="1980"/>
        </w:tabs>
        <w:spacing w:before="40" w:after="40" w:line="288" w:lineRule="auto"/>
        <w:jc w:val="both"/>
        <w:rPr>
          <w:rFonts w:ascii="Times New Roman" w:hAnsi="Times New Roman"/>
          <w:b/>
          <w:sz w:val="24"/>
          <w:szCs w:val="24"/>
          <w:lang w:val="vi-VN"/>
        </w:rPr>
      </w:pPr>
      <w:r w:rsidRPr="00D73CEB">
        <w:rPr>
          <w:rFonts w:ascii="Times New Roman" w:hAnsi="Times New Roman"/>
          <w:b/>
          <w:sz w:val="24"/>
          <w:szCs w:val="24"/>
          <w:lang w:val="vi-VN"/>
        </w:rPr>
        <w:t>Điều 5: Sửa chữa ngoài bảo hành</w:t>
      </w:r>
    </w:p>
    <w:p w14:paraId="7716EB3F" w14:textId="77777777" w:rsidR="008B2AE9" w:rsidRPr="00D73CEB" w:rsidRDefault="008B2AE9" w:rsidP="008B2AE9">
      <w:pPr>
        <w:numPr>
          <w:ilvl w:val="0"/>
          <w:numId w:val="14"/>
        </w:numPr>
        <w:tabs>
          <w:tab w:val="left" w:pos="720"/>
        </w:tabs>
        <w:spacing w:before="40" w:after="40" w:line="288" w:lineRule="auto"/>
        <w:ind w:left="720" w:hanging="450"/>
        <w:jc w:val="both"/>
        <w:rPr>
          <w:rFonts w:ascii="Times New Roman" w:hAnsi="Times New Roman"/>
          <w:sz w:val="24"/>
          <w:szCs w:val="24"/>
          <w:lang w:val="vi-VN"/>
        </w:rPr>
      </w:pPr>
      <w:r w:rsidRPr="00D73CEB">
        <w:rPr>
          <w:rFonts w:ascii="Times New Roman" w:hAnsi="Times New Roman"/>
          <w:sz w:val="24"/>
          <w:szCs w:val="24"/>
          <w:lang w:val="vi-VN"/>
        </w:rPr>
        <w:t>Sửa chữa ngoài bảo hành áp dụng cho website hết hạn bảo hành, hoặc website bị từ chối bảo hành hoặc các lỗi ngoài phạm vi bảo hành</w:t>
      </w:r>
    </w:p>
    <w:p w14:paraId="454BC620" w14:textId="77777777" w:rsidR="008B2AE9" w:rsidRPr="00D73CEB" w:rsidRDefault="008B2AE9" w:rsidP="008B2AE9">
      <w:pPr>
        <w:numPr>
          <w:ilvl w:val="0"/>
          <w:numId w:val="14"/>
        </w:numPr>
        <w:tabs>
          <w:tab w:val="left" w:pos="720"/>
        </w:tabs>
        <w:spacing w:before="40" w:after="40" w:line="288" w:lineRule="auto"/>
        <w:ind w:left="720" w:hanging="450"/>
        <w:jc w:val="both"/>
        <w:rPr>
          <w:rFonts w:ascii="Times New Roman" w:hAnsi="Times New Roman"/>
          <w:sz w:val="24"/>
          <w:szCs w:val="24"/>
          <w:lang w:val="vi-VN"/>
        </w:rPr>
      </w:pPr>
      <w:r w:rsidRPr="00D73CEB">
        <w:rPr>
          <w:rFonts w:ascii="Times New Roman" w:hAnsi="Times New Roman"/>
          <w:sz w:val="24"/>
          <w:szCs w:val="24"/>
          <w:lang w:val="vi-VN"/>
        </w:rPr>
        <w:t>Bên A phải thanh toán toàn bộ chi phí cho việc sửa chữa</w:t>
      </w:r>
    </w:p>
    <w:p w14:paraId="06FC8562" w14:textId="77777777" w:rsidR="008B2AE9" w:rsidRPr="00D73CEB" w:rsidRDefault="008B2AE9" w:rsidP="008B2AE9">
      <w:pPr>
        <w:tabs>
          <w:tab w:val="left" w:pos="1980"/>
        </w:tabs>
        <w:spacing w:before="40" w:after="40" w:line="288" w:lineRule="auto"/>
        <w:jc w:val="both"/>
        <w:rPr>
          <w:rFonts w:ascii="Times New Roman" w:hAnsi="Times New Roman"/>
          <w:b/>
          <w:sz w:val="24"/>
          <w:szCs w:val="24"/>
        </w:rPr>
      </w:pPr>
      <w:r w:rsidRPr="00D73CEB">
        <w:rPr>
          <w:rFonts w:ascii="Times New Roman" w:hAnsi="Times New Roman"/>
          <w:b/>
          <w:sz w:val="24"/>
          <w:szCs w:val="24"/>
        </w:rPr>
        <w:t>Điều 6: Điều khoản chung</w:t>
      </w:r>
    </w:p>
    <w:p w14:paraId="2095A638" w14:textId="77777777" w:rsidR="008B2AE9" w:rsidRPr="00D73CEB" w:rsidRDefault="008B2AE9" w:rsidP="008B2AE9">
      <w:pPr>
        <w:numPr>
          <w:ilvl w:val="0"/>
          <w:numId w:val="16"/>
        </w:numPr>
        <w:tabs>
          <w:tab w:val="clear" w:pos="360"/>
        </w:tabs>
        <w:spacing w:before="40" w:after="40" w:line="288" w:lineRule="auto"/>
        <w:ind w:left="709" w:hanging="425"/>
        <w:jc w:val="both"/>
        <w:textAlignment w:val="baseline"/>
        <w:rPr>
          <w:rFonts w:ascii="Times New Roman" w:hAnsi="Times New Roman"/>
          <w:sz w:val="24"/>
          <w:szCs w:val="24"/>
        </w:rPr>
      </w:pPr>
      <w:r w:rsidRPr="00D73CEB">
        <w:rPr>
          <w:rFonts w:ascii="Times New Roman" w:hAnsi="Times New Roman"/>
          <w:sz w:val="24"/>
          <w:szCs w:val="24"/>
        </w:rPr>
        <w:t xml:space="preserve">Phụ lục này là một phần không thể tách rời của Hợp đồng. </w:t>
      </w:r>
    </w:p>
    <w:p w14:paraId="28166CDD" w14:textId="77777777" w:rsidR="008B2AE9" w:rsidRPr="00D73CEB" w:rsidRDefault="008B2AE9" w:rsidP="008B2AE9">
      <w:pPr>
        <w:numPr>
          <w:ilvl w:val="0"/>
          <w:numId w:val="16"/>
        </w:numPr>
        <w:tabs>
          <w:tab w:val="clear" w:pos="360"/>
        </w:tabs>
        <w:spacing w:before="40" w:after="40" w:line="288" w:lineRule="auto"/>
        <w:ind w:left="709" w:hanging="425"/>
        <w:jc w:val="both"/>
        <w:textAlignment w:val="baseline"/>
        <w:rPr>
          <w:rFonts w:ascii="Times New Roman" w:hAnsi="Times New Roman"/>
          <w:sz w:val="24"/>
          <w:szCs w:val="24"/>
        </w:rPr>
      </w:pPr>
      <w:r w:rsidRPr="00D73CEB">
        <w:rPr>
          <w:rFonts w:ascii="Times New Roman" w:hAnsi="Times New Roman"/>
          <w:sz w:val="24"/>
          <w:szCs w:val="24"/>
        </w:rPr>
        <w:t>Các điều khoản khác của Hợp đồng vẫn giữ nguyên hiệu lực.</w:t>
      </w:r>
    </w:p>
    <w:p w14:paraId="7F5B2ECD" w14:textId="77777777" w:rsidR="008B2AE9" w:rsidRPr="00D73CEB" w:rsidRDefault="008B2AE9" w:rsidP="008B2AE9">
      <w:pPr>
        <w:numPr>
          <w:ilvl w:val="0"/>
          <w:numId w:val="16"/>
        </w:numPr>
        <w:tabs>
          <w:tab w:val="clear" w:pos="360"/>
        </w:tabs>
        <w:spacing w:before="40" w:after="40" w:line="288" w:lineRule="auto"/>
        <w:ind w:left="709" w:hanging="425"/>
        <w:jc w:val="both"/>
        <w:textAlignment w:val="baseline"/>
        <w:rPr>
          <w:rFonts w:ascii="Times New Roman" w:hAnsi="Times New Roman"/>
          <w:sz w:val="24"/>
          <w:szCs w:val="24"/>
        </w:rPr>
      </w:pPr>
      <w:r w:rsidRPr="00D73CEB">
        <w:rPr>
          <w:rFonts w:ascii="Times New Roman" w:hAnsi="Times New Roman"/>
          <w:sz w:val="24"/>
          <w:szCs w:val="24"/>
        </w:rPr>
        <w:t>Phụ lục này</w:t>
      </w:r>
      <w:r w:rsidRPr="00D73CEB">
        <w:rPr>
          <w:rFonts w:ascii="Times New Roman" w:hAnsi="Times New Roman"/>
          <w:sz w:val="24"/>
          <w:szCs w:val="24"/>
          <w:lang w:val="vi-VN"/>
        </w:rPr>
        <w:t xml:space="preserve"> </w:t>
      </w:r>
      <w:r w:rsidRPr="00D73CEB">
        <w:rPr>
          <w:rFonts w:ascii="Times New Roman" w:hAnsi="Times New Roman"/>
          <w:sz w:val="24"/>
          <w:szCs w:val="24"/>
        </w:rPr>
        <w:t xml:space="preserve">có </w:t>
      </w:r>
      <w:r w:rsidRPr="00D73CEB">
        <w:rPr>
          <w:rFonts w:ascii="Times New Roman" w:hAnsi="Times New Roman"/>
          <w:sz w:val="24"/>
          <w:szCs w:val="24"/>
          <w:lang w:val="vi-VN"/>
        </w:rPr>
        <w:t xml:space="preserve">hiệu lực kể từ </w:t>
      </w:r>
      <w:r w:rsidRPr="00D73CEB">
        <w:rPr>
          <w:rFonts w:ascii="Times New Roman" w:hAnsi="Times New Roman"/>
          <w:sz w:val="24"/>
          <w:szCs w:val="24"/>
        </w:rPr>
        <w:t>ngày ký, được lập thành 04 (bốn) bản, mỗi Bên giữ 02 (hai) bản và có giá trị pháp lý như nhau.</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3"/>
      </w:tblGrid>
      <w:tr w:rsidR="008B2AE9" w:rsidRPr="00D73CEB" w14:paraId="1FE6E1B4" w14:textId="77777777" w:rsidTr="003C3E98">
        <w:trPr>
          <w:trHeight w:val="540"/>
        </w:trPr>
        <w:tc>
          <w:tcPr>
            <w:tcW w:w="4252" w:type="dxa"/>
            <w:hideMark/>
          </w:tcPr>
          <w:p w14:paraId="681F6A7A" w14:textId="77777777" w:rsidR="008B2AE9" w:rsidRPr="00D73CEB" w:rsidRDefault="008B2AE9" w:rsidP="003C3E98">
            <w:pPr>
              <w:spacing w:before="40" w:after="40" w:line="288" w:lineRule="auto"/>
              <w:jc w:val="center"/>
              <w:rPr>
                <w:rFonts w:ascii="Times New Roman" w:hAnsi="Times New Roman"/>
                <w:b/>
                <w:sz w:val="24"/>
                <w:szCs w:val="24"/>
              </w:rPr>
            </w:pPr>
            <w:r w:rsidRPr="00D73CEB">
              <w:rPr>
                <w:rFonts w:ascii="Times New Roman" w:hAnsi="Times New Roman"/>
                <w:b/>
                <w:sz w:val="24"/>
                <w:szCs w:val="24"/>
              </w:rPr>
              <w:t>ĐẠI DIỆN BÊN A</w:t>
            </w:r>
          </w:p>
        </w:tc>
        <w:tc>
          <w:tcPr>
            <w:tcW w:w="4253" w:type="dxa"/>
            <w:hideMark/>
          </w:tcPr>
          <w:p w14:paraId="1844BBD7" w14:textId="77777777" w:rsidR="008B2AE9" w:rsidRPr="00D73CEB" w:rsidRDefault="008B2AE9" w:rsidP="003C3E98">
            <w:pPr>
              <w:spacing w:before="40" w:after="40" w:line="288" w:lineRule="auto"/>
              <w:jc w:val="center"/>
              <w:rPr>
                <w:rFonts w:ascii="Times New Roman" w:hAnsi="Times New Roman"/>
                <w:b/>
                <w:sz w:val="24"/>
                <w:szCs w:val="24"/>
              </w:rPr>
            </w:pPr>
            <w:r w:rsidRPr="00D73CEB">
              <w:rPr>
                <w:rFonts w:ascii="Times New Roman" w:hAnsi="Times New Roman"/>
                <w:b/>
                <w:sz w:val="24"/>
                <w:szCs w:val="24"/>
              </w:rPr>
              <w:t>ĐẠI DIỆN BÊN B</w:t>
            </w:r>
          </w:p>
        </w:tc>
      </w:tr>
      <w:tr w:rsidR="008B2AE9" w:rsidRPr="00D73CEB" w14:paraId="2E94ABC6" w14:textId="77777777" w:rsidTr="003C3E98">
        <w:trPr>
          <w:trHeight w:val="565"/>
        </w:trPr>
        <w:tc>
          <w:tcPr>
            <w:tcW w:w="4252" w:type="dxa"/>
            <w:hideMark/>
          </w:tcPr>
          <w:p w14:paraId="776D6B83" w14:textId="77777777" w:rsidR="008B2AE9" w:rsidRPr="00D73CEB" w:rsidRDefault="008B2AE9" w:rsidP="003C3E98">
            <w:pPr>
              <w:spacing w:before="40" w:after="40" w:line="288" w:lineRule="auto"/>
              <w:jc w:val="center"/>
              <w:rPr>
                <w:rFonts w:ascii="Times New Roman" w:hAnsi="Times New Roman"/>
                <w:i/>
                <w:sz w:val="24"/>
                <w:szCs w:val="24"/>
              </w:rPr>
            </w:pPr>
            <w:r w:rsidRPr="00D73CEB">
              <w:rPr>
                <w:rFonts w:ascii="Times New Roman" w:hAnsi="Times New Roman"/>
                <w:i/>
                <w:sz w:val="24"/>
                <w:szCs w:val="24"/>
              </w:rPr>
              <w:t>(Ký, ghi rõ họ tên)</w:t>
            </w:r>
          </w:p>
        </w:tc>
        <w:tc>
          <w:tcPr>
            <w:tcW w:w="4253" w:type="dxa"/>
            <w:hideMark/>
          </w:tcPr>
          <w:p w14:paraId="3BC2787A" w14:textId="77777777" w:rsidR="008B2AE9" w:rsidRPr="00D73CEB" w:rsidRDefault="008B2AE9" w:rsidP="003C3E98">
            <w:pPr>
              <w:spacing w:before="40" w:after="40" w:line="288" w:lineRule="auto"/>
              <w:jc w:val="center"/>
              <w:rPr>
                <w:rFonts w:ascii="Times New Roman" w:hAnsi="Times New Roman"/>
                <w:i/>
                <w:sz w:val="24"/>
                <w:szCs w:val="24"/>
              </w:rPr>
            </w:pPr>
            <w:r w:rsidRPr="00D73CEB">
              <w:rPr>
                <w:rFonts w:ascii="Times New Roman" w:hAnsi="Times New Roman"/>
                <w:i/>
                <w:sz w:val="24"/>
                <w:szCs w:val="24"/>
              </w:rPr>
              <w:t>(Ký, ghi rõ họ tên)</w:t>
            </w:r>
          </w:p>
        </w:tc>
      </w:tr>
      <w:tr w:rsidR="008B2AE9" w:rsidRPr="00D73CEB" w14:paraId="6B546888" w14:textId="77777777" w:rsidTr="003C3E98">
        <w:trPr>
          <w:trHeight w:val="991"/>
        </w:trPr>
        <w:tc>
          <w:tcPr>
            <w:tcW w:w="4252" w:type="dxa"/>
          </w:tcPr>
          <w:p w14:paraId="188EA166" w14:textId="77777777" w:rsidR="008B2AE9" w:rsidRPr="00D73CEB" w:rsidRDefault="008B2AE9" w:rsidP="003C3E98">
            <w:pPr>
              <w:spacing w:before="40" w:after="40" w:line="288" w:lineRule="auto"/>
              <w:jc w:val="center"/>
              <w:rPr>
                <w:rFonts w:ascii="Times New Roman" w:hAnsi="Times New Roman"/>
                <w:b/>
                <w:sz w:val="24"/>
                <w:szCs w:val="24"/>
              </w:rPr>
            </w:pPr>
          </w:p>
          <w:p w14:paraId="5313BF78" w14:textId="77777777" w:rsidR="008B2AE9" w:rsidRPr="00D73CEB" w:rsidRDefault="008B2AE9" w:rsidP="003C3E98">
            <w:pPr>
              <w:spacing w:before="40" w:after="40" w:line="288" w:lineRule="auto"/>
              <w:rPr>
                <w:rFonts w:ascii="Times New Roman" w:hAnsi="Times New Roman"/>
                <w:b/>
                <w:sz w:val="24"/>
                <w:szCs w:val="24"/>
              </w:rPr>
            </w:pPr>
          </w:p>
          <w:p w14:paraId="37A54253" w14:textId="77777777" w:rsidR="008B2AE9" w:rsidRPr="00D73CEB" w:rsidRDefault="008B2AE9" w:rsidP="003C3E98">
            <w:pPr>
              <w:spacing w:before="40" w:after="40" w:line="288" w:lineRule="auto"/>
              <w:rPr>
                <w:rFonts w:ascii="Times New Roman" w:hAnsi="Times New Roman"/>
                <w:b/>
                <w:sz w:val="24"/>
                <w:szCs w:val="24"/>
              </w:rPr>
            </w:pPr>
          </w:p>
          <w:p w14:paraId="59EE3AEC" w14:textId="77777777" w:rsidR="008B2AE9" w:rsidRPr="00D73CEB" w:rsidRDefault="008B2AE9" w:rsidP="003C3E98">
            <w:pPr>
              <w:spacing w:before="40" w:after="40" w:line="288" w:lineRule="auto"/>
              <w:rPr>
                <w:rFonts w:ascii="Times New Roman" w:hAnsi="Times New Roman"/>
                <w:b/>
                <w:sz w:val="24"/>
                <w:szCs w:val="24"/>
              </w:rPr>
            </w:pPr>
          </w:p>
        </w:tc>
        <w:tc>
          <w:tcPr>
            <w:tcW w:w="4253" w:type="dxa"/>
          </w:tcPr>
          <w:p w14:paraId="23576899" w14:textId="77777777" w:rsidR="008B2AE9" w:rsidRPr="00D73CEB" w:rsidRDefault="008B2AE9" w:rsidP="003C3E98">
            <w:pPr>
              <w:spacing w:before="40" w:after="40" w:line="288" w:lineRule="auto"/>
              <w:jc w:val="center"/>
              <w:rPr>
                <w:rFonts w:ascii="Times New Roman" w:hAnsi="Times New Roman"/>
                <w:b/>
                <w:sz w:val="24"/>
                <w:szCs w:val="24"/>
              </w:rPr>
            </w:pPr>
          </w:p>
        </w:tc>
      </w:tr>
      <w:tr w:rsidR="008B2AE9" w:rsidRPr="00D73CEB" w14:paraId="1530AF59" w14:textId="77777777" w:rsidTr="003C3E98">
        <w:trPr>
          <w:trHeight w:val="570"/>
        </w:trPr>
        <w:tc>
          <w:tcPr>
            <w:tcW w:w="4252" w:type="dxa"/>
          </w:tcPr>
          <w:p w14:paraId="203B1707" w14:textId="588026F2" w:rsidR="008B2AE9" w:rsidRPr="00D73CEB" w:rsidRDefault="00202503" w:rsidP="003C3E98">
            <w:pPr>
              <w:spacing w:before="40" w:after="40" w:line="288" w:lineRule="auto"/>
              <w:jc w:val="center"/>
              <w:rPr>
                <w:rFonts w:ascii="Times New Roman" w:hAnsi="Times New Roman"/>
                <w:b/>
                <w:caps/>
                <w:sz w:val="24"/>
                <w:szCs w:val="24"/>
              </w:rPr>
            </w:pPr>
            <w:r w:rsidRPr="00D73CEB">
              <w:rPr>
                <w:rFonts w:ascii="Times New Roman" w:hAnsi="Times New Roman"/>
                <w:b/>
                <w:bCs/>
                <w:caps/>
                <w:sz w:val="24"/>
                <w:szCs w:val="24"/>
              </w:rPr>
              <w:t>HÀ ĐỨC CƯỜNG</w:t>
            </w:r>
          </w:p>
        </w:tc>
        <w:tc>
          <w:tcPr>
            <w:tcW w:w="4253" w:type="dxa"/>
            <w:hideMark/>
          </w:tcPr>
          <w:p w14:paraId="15EF377F" w14:textId="77777777" w:rsidR="008B2AE9" w:rsidRPr="00D73CEB" w:rsidRDefault="008B2AE9" w:rsidP="003C3E98">
            <w:pPr>
              <w:spacing w:before="40" w:after="40" w:line="288" w:lineRule="auto"/>
              <w:jc w:val="center"/>
              <w:rPr>
                <w:rFonts w:ascii="Times New Roman" w:hAnsi="Times New Roman"/>
                <w:sz w:val="24"/>
                <w:szCs w:val="24"/>
              </w:rPr>
            </w:pPr>
            <w:r w:rsidRPr="00D73CEB">
              <w:rPr>
                <w:rFonts w:ascii="Times New Roman" w:hAnsi="Times New Roman"/>
                <w:b/>
                <w:sz w:val="24"/>
                <w:szCs w:val="24"/>
              </w:rPr>
              <w:t>NGUYỄN THẾ TÂN</w:t>
            </w:r>
          </w:p>
        </w:tc>
      </w:tr>
    </w:tbl>
    <w:p w14:paraId="1E07E3DA" w14:textId="3DF878CE" w:rsidR="000E02C2" w:rsidRPr="00D73CEB" w:rsidRDefault="000E02C2" w:rsidP="00202503">
      <w:pPr>
        <w:spacing w:before="40" w:after="40" w:line="288" w:lineRule="auto"/>
        <w:rPr>
          <w:rFonts w:ascii="Times New Roman" w:hAnsi="Times New Roman"/>
          <w:sz w:val="24"/>
          <w:szCs w:val="24"/>
        </w:rPr>
      </w:pPr>
    </w:p>
    <w:sectPr w:rsidR="000E02C2" w:rsidRPr="00D73CEB" w:rsidSect="000E16C8">
      <w:headerReference w:type="default" r:id="rId15"/>
      <w:footerReference w:type="default" r:id="rId16"/>
      <w:pgSz w:w="11906" w:h="16838" w:code="9"/>
      <w:pgMar w:top="851" w:right="851" w:bottom="851" w:left="1134" w:header="187"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hach, Pham Ngoc (HLV)" w:date="2025-05-20T14:58:00Z" w:initials="TP">
    <w:p w14:paraId="7CD8A406" w14:textId="783F2E4B" w:rsidR="003C3E98" w:rsidRPr="003C3E98" w:rsidRDefault="003C3E98">
      <w:pPr>
        <w:pStyle w:val="CommentText"/>
        <w:rPr>
          <w:rFonts w:ascii="Times New Roman" w:hAnsi="Times New Roman"/>
        </w:rPr>
      </w:pPr>
      <w:r>
        <w:rPr>
          <w:rStyle w:val="CommentReference"/>
        </w:rPr>
        <w:annotationRef/>
      </w:r>
      <w:r w:rsidRPr="003C3E98">
        <w:rPr>
          <w:rFonts w:ascii="Times New Roman" w:hAnsi="Times New Roman"/>
        </w:rPr>
        <w:t xml:space="preserve">Trong trường hợp này, việc yêu cầu tạm dừng là quyền của Bên A nên nếu hết thời hạn yêu cầu tạm dừng theo văn bản của Bên A và Bên A không có thêm bất kì yêu cầu nào khác thì hết thời hạn các bên sẽ tiếp tục thực hiện Hợp đồng. </w:t>
      </w:r>
    </w:p>
  </w:comment>
  <w:comment w:id="49" w:author="Hieu Nguyen" w:date="2025-05-23T09:48:00Z" w:initials="HN">
    <w:p w14:paraId="0D191CC8" w14:textId="77777777" w:rsidR="00DD1AB1" w:rsidRDefault="00DD1AB1" w:rsidP="00C43277">
      <w:r>
        <w:rPr>
          <w:rStyle w:val="CommentReference"/>
        </w:rPr>
        <w:annotationRef/>
      </w:r>
      <w:r>
        <w:rPr>
          <w:color w:val="000000"/>
          <w:sz w:val="20"/>
          <w:szCs w:val="20"/>
        </w:rPr>
        <w:t xml:space="preserve">Yêu cầu thiết kết trên Figma, ASN có toàn quyền chủ </w:t>
      </w:r>
      <w:r>
        <w:rPr>
          <w:rFonts w:hint="eastAsia"/>
          <w:color w:val="000000"/>
          <w:sz w:val="20"/>
          <w:szCs w:val="20"/>
        </w:rPr>
        <w:t>đ</w:t>
      </w:r>
      <w:r>
        <w:rPr>
          <w:color w:val="000000"/>
          <w:sz w:val="20"/>
          <w:szCs w:val="20"/>
        </w:rPr>
        <w:t>ộng chỉnh sửa</w:t>
      </w:r>
    </w:p>
  </w:comment>
  <w:comment w:id="50" w:author="NB" w:date="2025-05-24T10:18:00Z" w:initials="N">
    <w:p w14:paraId="2D4939B4" w14:textId="375B124B" w:rsidR="00DD1AB1" w:rsidRDefault="00DD1AB1">
      <w:pPr>
        <w:pStyle w:val="CommentText"/>
      </w:pPr>
      <w:r>
        <w:rPr>
          <w:rStyle w:val="CommentReference"/>
        </w:rPr>
        <w:annotationRef/>
      </w:r>
      <w:r>
        <w:t>Bizfly sẽ thiết kế trên Figma và sẽ bàn giao lại tài liệu thiết kế để ASN có thể chủ động chỉnh sửa.</w:t>
      </w:r>
    </w:p>
  </w:comment>
  <w:comment w:id="126" w:author="Hieu Nguyen" w:date="2025-05-23T09:47:00Z" w:initials="HN">
    <w:p w14:paraId="5DB306FC" w14:textId="15E568FF" w:rsidR="003C3E98" w:rsidRDefault="003C3E98" w:rsidP="00C43277">
      <w:r>
        <w:rPr>
          <w:rStyle w:val="CommentReference"/>
        </w:rPr>
        <w:annotationRef/>
      </w:r>
      <w:r>
        <w:rPr>
          <w:color w:val="000000"/>
          <w:sz w:val="20"/>
          <w:szCs w:val="20"/>
        </w:rPr>
        <w:t>Nói rõ số tiền gia hạn theo n</w:t>
      </w:r>
      <w:r>
        <w:rPr>
          <w:rFonts w:hint="eastAsia"/>
          <w:color w:val="000000"/>
          <w:sz w:val="20"/>
          <w:szCs w:val="20"/>
        </w:rPr>
        <w:t>ă</w:t>
      </w:r>
      <w:r>
        <w:rPr>
          <w:color w:val="000000"/>
          <w:sz w:val="20"/>
          <w:szCs w:val="20"/>
        </w:rPr>
        <w:t>m</w:t>
      </w:r>
    </w:p>
  </w:comment>
  <w:comment w:id="127" w:author="NB" w:date="2025-05-24T10:21:00Z" w:initials="N">
    <w:p w14:paraId="1B5808A4" w14:textId="190A6202" w:rsidR="00DD1AB1" w:rsidRDefault="00DD1AB1">
      <w:pPr>
        <w:pStyle w:val="CommentText"/>
      </w:pPr>
      <w:r>
        <w:rPr>
          <w:rStyle w:val="CommentReference"/>
        </w:rPr>
        <w:annotationRef/>
      </w:r>
      <w:r>
        <w:t>Đã bổ sung</w:t>
      </w:r>
    </w:p>
  </w:comment>
  <w:comment w:id="161" w:author="Hieu Nguyen" w:date="2025-05-23T09:49:00Z" w:initials="HN">
    <w:p w14:paraId="56576593" w14:textId="77777777" w:rsidR="003C3E98" w:rsidRDefault="003C3E98" w:rsidP="00C43277">
      <w:r>
        <w:rPr>
          <w:rStyle w:val="CommentReference"/>
        </w:rPr>
        <w:annotationRef/>
      </w:r>
      <w:r>
        <w:rPr>
          <w:color w:val="000000"/>
          <w:sz w:val="20"/>
          <w:szCs w:val="20"/>
        </w:rPr>
        <w:t xml:space="preserve">Thêm chỗ </w:t>
      </w:r>
      <w:r>
        <w:rPr>
          <w:rFonts w:hint="eastAsia"/>
          <w:color w:val="000000"/>
          <w:sz w:val="20"/>
          <w:szCs w:val="20"/>
        </w:rPr>
        <w:t>đ</w:t>
      </w:r>
      <w:r>
        <w:rPr>
          <w:color w:val="000000"/>
          <w:sz w:val="20"/>
          <w:szCs w:val="20"/>
        </w:rPr>
        <w:t xml:space="preserve">ể </w:t>
      </w:r>
      <w:r>
        <w:rPr>
          <w:rFonts w:hint="eastAsia"/>
          <w:color w:val="000000"/>
          <w:sz w:val="20"/>
          <w:szCs w:val="20"/>
        </w:rPr>
        <w:t>đ</w:t>
      </w:r>
      <w:r>
        <w:rPr>
          <w:color w:val="000000"/>
          <w:sz w:val="20"/>
          <w:szCs w:val="20"/>
        </w:rPr>
        <w:t xml:space="preserve">ặt lịch hẹn. Có thể là popup hoặc button trỏ URL sang trang </w:t>
      </w:r>
      <w:r>
        <w:rPr>
          <w:rFonts w:hint="eastAsia"/>
          <w:color w:val="000000"/>
          <w:sz w:val="20"/>
          <w:szCs w:val="20"/>
        </w:rPr>
        <w:t>đ</w:t>
      </w:r>
      <w:r>
        <w:rPr>
          <w:color w:val="000000"/>
          <w:sz w:val="20"/>
          <w:szCs w:val="20"/>
        </w:rPr>
        <w:t>ặt lịch hẹn</w:t>
      </w:r>
    </w:p>
  </w:comment>
  <w:comment w:id="162" w:author="NB" w:date="2025-05-24T10:26:00Z" w:initials="N">
    <w:p w14:paraId="27153EB8" w14:textId="73BEE778" w:rsidR="00DD1AB1" w:rsidRDefault="00DD1AB1">
      <w:pPr>
        <w:pStyle w:val="CommentText"/>
      </w:pPr>
      <w:r>
        <w:rPr>
          <w:rStyle w:val="CommentReference"/>
        </w:rPr>
        <w:annotationRef/>
      </w:r>
      <w:r>
        <w:t>Có popup hoặc trỏ URL tùy nhu cầu của KH</w:t>
      </w:r>
    </w:p>
  </w:comment>
  <w:comment w:id="163" w:author="Hieu Nguyen" w:date="2025-05-23T09:50:00Z" w:initials="HN">
    <w:p w14:paraId="48B04690" w14:textId="77777777" w:rsidR="003C3E98" w:rsidRDefault="003C3E98" w:rsidP="00C43277">
      <w:r>
        <w:rPr>
          <w:rStyle w:val="CommentReference"/>
        </w:rPr>
        <w:annotationRef/>
      </w:r>
      <w:r>
        <w:rPr>
          <w:rFonts w:hint="eastAsia"/>
          <w:color w:val="000000"/>
          <w:sz w:val="20"/>
          <w:szCs w:val="20"/>
        </w:rPr>
        <w:t>Ư</w:t>
      </w:r>
      <w:r>
        <w:rPr>
          <w:color w:val="000000"/>
          <w:sz w:val="20"/>
          <w:szCs w:val="20"/>
        </w:rPr>
        <w:t xml:space="preserve">u tiên hiển thị danh sách công chứng viên </w:t>
      </w:r>
      <w:r>
        <w:rPr>
          <w:rFonts w:hint="eastAsia"/>
          <w:color w:val="000000"/>
          <w:sz w:val="20"/>
          <w:szCs w:val="20"/>
        </w:rPr>
        <w:t>đ</w:t>
      </w:r>
      <w:r>
        <w:rPr>
          <w:color w:val="000000"/>
          <w:sz w:val="20"/>
          <w:szCs w:val="20"/>
        </w:rPr>
        <w:t xml:space="preserve">ể tạo </w:t>
      </w:r>
      <w:r>
        <w:rPr>
          <w:rFonts w:hint="eastAsia"/>
          <w:color w:val="000000"/>
          <w:sz w:val="20"/>
          <w:szCs w:val="20"/>
        </w:rPr>
        <w:t>đ</w:t>
      </w:r>
      <w:r>
        <w:rPr>
          <w:color w:val="000000"/>
          <w:sz w:val="20"/>
          <w:szCs w:val="20"/>
        </w:rPr>
        <w:t>iểm nhấn &amp; gia t</w:t>
      </w:r>
      <w:r>
        <w:rPr>
          <w:rFonts w:hint="eastAsia"/>
          <w:color w:val="000000"/>
          <w:sz w:val="20"/>
          <w:szCs w:val="20"/>
        </w:rPr>
        <w:t>ă</w:t>
      </w:r>
      <w:r>
        <w:rPr>
          <w:color w:val="000000"/>
          <w:sz w:val="20"/>
          <w:szCs w:val="20"/>
        </w:rPr>
        <w:t>ng uy tín</w:t>
      </w:r>
    </w:p>
  </w:comment>
  <w:comment w:id="164" w:author="NB" w:date="2025-05-24T10:24:00Z" w:initials="N">
    <w:p w14:paraId="249A3088" w14:textId="66EC5C6B" w:rsidR="00DD1AB1" w:rsidRDefault="00DD1AB1">
      <w:pPr>
        <w:pStyle w:val="CommentText"/>
      </w:pPr>
      <w:r>
        <w:t>Sẽ có section cho phần đội ngũ nhân sự do KH quản trị ở CMS</w:t>
      </w:r>
    </w:p>
  </w:comment>
  <w:comment w:id="165" w:author="NB" w:date="2025-05-24T10:24:00Z" w:initials="N">
    <w:p w14:paraId="16607D4A" w14:textId="39069F2F" w:rsidR="00DD1AB1" w:rsidRDefault="00F36891">
      <w:pPr>
        <w:pStyle w:val="CommentText"/>
      </w:pPr>
      <w:r>
        <w:rPr>
          <w:rStyle w:val="CommentReference"/>
        </w:rPr>
        <w:annotationRef/>
      </w:r>
    </w:p>
  </w:comment>
  <w:comment w:id="166" w:author="Hieu Nguyen" w:date="2025-05-23T09:55:00Z" w:initials="HN">
    <w:p w14:paraId="091E789E" w14:textId="77777777" w:rsidR="003C3E98" w:rsidRDefault="003C3E98" w:rsidP="00C43277">
      <w:r>
        <w:rPr>
          <w:rStyle w:val="CommentReference"/>
        </w:rPr>
        <w:annotationRef/>
      </w:r>
      <w:r>
        <w:rPr>
          <w:sz w:val="20"/>
          <w:szCs w:val="20"/>
        </w:rPr>
        <w:t>Ch</w:t>
      </w:r>
      <w:r>
        <w:rPr>
          <w:rFonts w:hint="eastAsia"/>
          <w:sz w:val="20"/>
          <w:szCs w:val="20"/>
        </w:rPr>
        <w:t>ư</w:t>
      </w:r>
      <w:r>
        <w:rPr>
          <w:sz w:val="20"/>
          <w:szCs w:val="20"/>
        </w:rPr>
        <w:t xml:space="preserve">a thấy nói rõ vụ </w:t>
      </w:r>
      <w:r>
        <w:rPr>
          <w:rFonts w:hint="eastAsia"/>
          <w:sz w:val="20"/>
          <w:szCs w:val="20"/>
        </w:rPr>
        <w:t>Đ</w:t>
      </w:r>
      <w:r>
        <w:rPr>
          <w:sz w:val="20"/>
          <w:szCs w:val="20"/>
        </w:rPr>
        <w:t>a ngôn ngữ. Thao tác thế nào ? Ngôn ngữ hệ thống tự dịch hay nhân viên tự soạn thảo ?</w:t>
      </w:r>
    </w:p>
  </w:comment>
  <w:comment w:id="167" w:author="NB" w:date="2025-05-24T10:22:00Z" w:initials="N">
    <w:p w14:paraId="1352165F" w14:textId="246D315D" w:rsidR="00DD1AB1" w:rsidRDefault="00DD1AB1">
      <w:pPr>
        <w:pStyle w:val="CommentText"/>
      </w:pPr>
      <w:r>
        <w:rPr>
          <w:rStyle w:val="CommentReference"/>
        </w:rPr>
        <w:annotationRef/>
      </w:r>
      <w:r>
        <w:t>Đã có ở phần B. Hệ quản trị -&gt; 10. Khác -&gt; Đa ngôn ngữ</w:t>
      </w:r>
    </w:p>
  </w:comment>
  <w:comment w:id="168" w:author="Hieu Nguyen" w:date="2025-05-23T09:52:00Z" w:initials="HN">
    <w:p w14:paraId="48CAB110" w14:textId="3994CB9C" w:rsidR="003C3E98" w:rsidRDefault="003C3E98" w:rsidP="00C43277">
      <w:r>
        <w:rPr>
          <w:rStyle w:val="CommentReference"/>
        </w:rPr>
        <w:annotationRef/>
      </w:r>
      <w:r>
        <w:rPr>
          <w:color w:val="000000"/>
          <w:sz w:val="20"/>
          <w:szCs w:val="20"/>
        </w:rPr>
        <w:t>Có chỗ hiển thị Link Facebook / Tiktok / Google Map</w:t>
      </w:r>
    </w:p>
  </w:comment>
  <w:comment w:id="169" w:author="NB" w:date="2025-05-24T10:23:00Z" w:initials="N">
    <w:p w14:paraId="335E3E2C" w14:textId="7C93E91C" w:rsidR="00DD1AB1" w:rsidRDefault="00DD1AB1">
      <w:pPr>
        <w:pStyle w:val="CommentText"/>
      </w:pPr>
      <w:r>
        <w:rPr>
          <w:rStyle w:val="CommentReference"/>
        </w:rPr>
        <w:annotationRef/>
      </w:r>
      <w:r>
        <w:t>Đã có ở phần A. Giao diện người dùng  -&gt; 9. Liên kết mạng xã hội</w:t>
      </w:r>
    </w:p>
  </w:comment>
  <w:comment w:id="170" w:author="Hieu Nguyen" w:date="2025-05-23T09:51:00Z" w:initials="HN">
    <w:p w14:paraId="7568B576" w14:textId="63B0469C" w:rsidR="003C3E98" w:rsidRDefault="003C3E98" w:rsidP="00C43277">
      <w:r>
        <w:rPr>
          <w:rStyle w:val="CommentReference"/>
        </w:rPr>
        <w:annotationRef/>
      </w:r>
      <w:r>
        <w:rPr>
          <w:color w:val="000000"/>
          <w:sz w:val="20"/>
          <w:szCs w:val="20"/>
        </w:rPr>
        <w:t>Chỉ cần hiển thị danh sách Công Chứng Viên</w:t>
      </w:r>
    </w:p>
  </w:comment>
  <w:comment w:id="171" w:author="NB" w:date="2025-05-24T10:26:00Z" w:initials="N">
    <w:p w14:paraId="03C95AA8" w14:textId="75136581" w:rsidR="00DD1AB1" w:rsidRDefault="00DD1AB1">
      <w:pPr>
        <w:pStyle w:val="CommentText"/>
      </w:pPr>
      <w:r>
        <w:rPr>
          <w:rStyle w:val="CommentReference"/>
        </w:rPr>
        <w:annotationRef/>
      </w:r>
      <w:r>
        <w:t>Đã lưu ý</w:t>
      </w:r>
    </w:p>
  </w:comment>
  <w:comment w:id="172" w:author="Tram, Nguyen Thi Phuong" w:date="2025-05-23T13:41:00Z" w:initials="TN">
    <w:p w14:paraId="1882A62B" w14:textId="77777777" w:rsidR="003C3E98" w:rsidRDefault="003C3E98" w:rsidP="000A321F">
      <w:pPr>
        <w:pStyle w:val="CommentText"/>
      </w:pPr>
      <w:r>
        <w:rPr>
          <w:rStyle w:val="CommentReference"/>
        </w:rPr>
        <w:annotationRef/>
      </w:r>
      <w:r>
        <w:t>Lập Biên bản bàn giao bằng v</w:t>
      </w:r>
      <w:r>
        <w:rPr>
          <w:rFonts w:hint="eastAsia"/>
        </w:rPr>
        <w:t>ă</w:t>
      </w:r>
      <w:r>
        <w:t xml:space="preserve">n bản có ký &amp; </w:t>
      </w:r>
      <w:r>
        <w:rPr>
          <w:rFonts w:hint="eastAsia"/>
        </w:rPr>
        <w:t>đó</w:t>
      </w:r>
      <w:r>
        <w:t>ng mộc</w:t>
      </w:r>
    </w:p>
  </w:comment>
  <w:comment w:id="173" w:author="NB" w:date="2025-05-24T10:28:00Z" w:initials="N">
    <w:p w14:paraId="69DABEE0" w14:textId="765B2359" w:rsidR="001D79A1" w:rsidRDefault="001D79A1">
      <w:pPr>
        <w:pStyle w:val="CommentText"/>
      </w:pPr>
      <w:r>
        <w:rPr>
          <w:rStyle w:val="CommentReference"/>
        </w:rPr>
        <w:annotationRef/>
      </w:r>
      <w:r>
        <w:t>Đã bổ sung</w:t>
      </w:r>
    </w:p>
  </w:comment>
  <w:comment w:id="175" w:author="Tram, Nguyen Thi Phuong" w:date="2025-05-23T13:41:00Z" w:initials="TN">
    <w:p w14:paraId="286439F4" w14:textId="77777777" w:rsidR="003C3E98" w:rsidRDefault="003C3E98" w:rsidP="000A321F">
      <w:pPr>
        <w:pStyle w:val="CommentText"/>
      </w:pPr>
      <w:r>
        <w:rPr>
          <w:rStyle w:val="CommentReference"/>
        </w:rPr>
        <w:annotationRef/>
      </w:r>
      <w:r>
        <w:t>L</w:t>
      </w:r>
      <w:r>
        <w:rPr>
          <w:lang w:val="vi-VN"/>
        </w:rPr>
        <w:t xml:space="preserve">ập </w:t>
      </w:r>
      <w:r>
        <w:t>Biên b</w:t>
      </w:r>
      <w:r>
        <w:rPr>
          <w:lang w:val="vi-VN"/>
        </w:rPr>
        <w:t xml:space="preserve">ản </w:t>
      </w:r>
      <w:r>
        <w:t>bàn giao b</w:t>
      </w:r>
      <w:r>
        <w:rPr>
          <w:lang w:val="vi-VN"/>
        </w:rPr>
        <w:t>ằng v</w:t>
      </w:r>
      <w:r>
        <w:rPr>
          <w:rFonts w:hint="eastAsia"/>
          <w:lang w:val="vi-VN"/>
        </w:rPr>
        <w:t>ă</w:t>
      </w:r>
      <w:r>
        <w:rPr>
          <w:lang w:val="vi-VN"/>
        </w:rPr>
        <w:t xml:space="preserve">n bản </w:t>
      </w:r>
      <w:r>
        <w:t xml:space="preserve">có ký &amp; </w:t>
      </w:r>
      <w:r>
        <w:rPr>
          <w:rFonts w:hint="eastAsia"/>
        </w:rPr>
        <w:t>đó</w:t>
      </w:r>
      <w:r>
        <w:t>ng m</w:t>
      </w:r>
      <w:r>
        <w:rPr>
          <w:lang w:val="vi-VN"/>
        </w:rPr>
        <w:t>ộc</w:t>
      </w:r>
    </w:p>
  </w:comment>
  <w:comment w:id="176" w:author="NB" w:date="2025-05-24T10:28:00Z" w:initials="N">
    <w:p w14:paraId="77AE2CD5" w14:textId="76A2F34E" w:rsidR="001D79A1" w:rsidRDefault="001D79A1">
      <w:pPr>
        <w:pStyle w:val="CommentText"/>
      </w:pPr>
      <w:r>
        <w:rPr>
          <w:rStyle w:val="CommentReference"/>
        </w:rPr>
        <w:annotationRef/>
      </w:r>
      <w:r>
        <w:t>Đã bổ sung</w:t>
      </w:r>
    </w:p>
  </w:comment>
  <w:comment w:id="188" w:author="Tram, Nguyen Thi Phuong" w:date="2025-05-23T13:37:00Z" w:initials="TN">
    <w:p w14:paraId="002A9455" w14:textId="46728774" w:rsidR="003C3E98" w:rsidRDefault="003C3E98" w:rsidP="00CB7D1A">
      <w:pPr>
        <w:pStyle w:val="CommentText"/>
      </w:pPr>
      <w:r>
        <w:rPr>
          <w:rStyle w:val="CommentReference"/>
        </w:rPr>
        <w:annotationRef/>
      </w:r>
      <w:r>
        <w:t xml:space="preserve">Tuy nhiên, vẫn cần biên bản xác nhận có ký tên và </w:t>
      </w:r>
      <w:r>
        <w:rPr>
          <w:rFonts w:hint="eastAsia"/>
        </w:rPr>
        <w:t>đó</w:t>
      </w:r>
      <w:r>
        <w:t>ng mộc</w:t>
      </w:r>
    </w:p>
  </w:comment>
  <w:comment w:id="189" w:author="NB" w:date="2025-05-24T10:57:00Z" w:initials="N">
    <w:p w14:paraId="72C38A53" w14:textId="5EC4D90E" w:rsidR="004118B2" w:rsidRDefault="004118B2">
      <w:pPr>
        <w:pStyle w:val="CommentText"/>
      </w:pPr>
      <w:r>
        <w:rPr>
          <w:rStyle w:val="CommentReference"/>
        </w:rPr>
        <w:annotationRef/>
      </w:r>
      <w:r>
        <w:t>Đã bổ sung</w:t>
      </w:r>
    </w:p>
  </w:comment>
  <w:comment w:id="197" w:author="Tram, Nguyen Thi Phuong" w:date="2025-05-23T13:42:00Z" w:initials="TN">
    <w:p w14:paraId="0555AD90" w14:textId="77777777" w:rsidR="003C3E98" w:rsidRDefault="003C3E98" w:rsidP="00B4551A">
      <w:pPr>
        <w:pStyle w:val="CommentText"/>
      </w:pPr>
      <w:r>
        <w:rPr>
          <w:rStyle w:val="CommentReference"/>
        </w:rPr>
        <w:annotationRef/>
      </w:r>
      <w:r>
        <w:t>L</w:t>
      </w:r>
      <w:r>
        <w:rPr>
          <w:lang w:val="vi-VN"/>
        </w:rPr>
        <w:t xml:space="preserve">ập </w:t>
      </w:r>
      <w:r>
        <w:t>Biên b</w:t>
      </w:r>
      <w:r>
        <w:rPr>
          <w:lang w:val="vi-VN"/>
        </w:rPr>
        <w:t xml:space="preserve">ản </w:t>
      </w:r>
      <w:r>
        <w:t>bàn giao b</w:t>
      </w:r>
      <w:r>
        <w:rPr>
          <w:lang w:val="vi-VN"/>
        </w:rPr>
        <w:t>ằng v</w:t>
      </w:r>
      <w:r>
        <w:rPr>
          <w:rFonts w:hint="eastAsia"/>
          <w:lang w:val="vi-VN"/>
        </w:rPr>
        <w:t>ă</w:t>
      </w:r>
      <w:r>
        <w:rPr>
          <w:lang w:val="vi-VN"/>
        </w:rPr>
        <w:t xml:space="preserve">n bản </w:t>
      </w:r>
      <w:r>
        <w:t xml:space="preserve">có ký &amp; </w:t>
      </w:r>
      <w:r>
        <w:rPr>
          <w:rFonts w:hint="eastAsia"/>
        </w:rPr>
        <w:t>đó</w:t>
      </w:r>
      <w:r>
        <w:t>ng m</w:t>
      </w:r>
      <w:r>
        <w:rPr>
          <w:lang w:val="vi-VN"/>
        </w:rPr>
        <w:t>ộc</w:t>
      </w:r>
    </w:p>
  </w:comment>
  <w:comment w:id="198" w:author="NB" w:date="2025-05-24T10:58:00Z" w:initials="N">
    <w:p w14:paraId="2B474156" w14:textId="0DFC16FD" w:rsidR="004118B2" w:rsidRDefault="004118B2">
      <w:pPr>
        <w:pStyle w:val="CommentText"/>
      </w:pPr>
      <w:r>
        <w:rPr>
          <w:rStyle w:val="CommentReference"/>
        </w:rPr>
        <w:annotationRef/>
      </w:r>
      <w:r>
        <w:t>Đã bổ sung</w:t>
      </w:r>
    </w:p>
  </w:comment>
  <w:comment w:id="201" w:author="Tram, Nguyen Thi Phuong" w:date="2025-05-23T13:42:00Z" w:initials="TN">
    <w:p w14:paraId="3A482D91" w14:textId="77777777" w:rsidR="003C3E98" w:rsidRDefault="003C3E98" w:rsidP="00B4551A">
      <w:pPr>
        <w:pStyle w:val="CommentText"/>
      </w:pPr>
      <w:r>
        <w:rPr>
          <w:rStyle w:val="CommentReference"/>
        </w:rPr>
        <w:annotationRef/>
      </w:r>
      <w:r>
        <w:t>L</w:t>
      </w:r>
      <w:r>
        <w:rPr>
          <w:lang w:val="vi-VN"/>
        </w:rPr>
        <w:t xml:space="preserve">ập </w:t>
      </w:r>
      <w:r>
        <w:t>Biên b</w:t>
      </w:r>
      <w:r>
        <w:rPr>
          <w:lang w:val="vi-VN"/>
        </w:rPr>
        <w:t xml:space="preserve">ản </w:t>
      </w:r>
      <w:r>
        <w:t>bàn giao b</w:t>
      </w:r>
      <w:r>
        <w:rPr>
          <w:lang w:val="vi-VN"/>
        </w:rPr>
        <w:t>ằng v</w:t>
      </w:r>
      <w:r>
        <w:rPr>
          <w:rFonts w:hint="eastAsia"/>
          <w:lang w:val="vi-VN"/>
        </w:rPr>
        <w:t>ă</w:t>
      </w:r>
      <w:r>
        <w:rPr>
          <w:lang w:val="vi-VN"/>
        </w:rPr>
        <w:t xml:space="preserve">n bản </w:t>
      </w:r>
      <w:r>
        <w:t xml:space="preserve">có ký &amp; </w:t>
      </w:r>
      <w:r>
        <w:rPr>
          <w:rFonts w:hint="eastAsia"/>
        </w:rPr>
        <w:t>đó</w:t>
      </w:r>
      <w:r>
        <w:t>ng m</w:t>
      </w:r>
      <w:r>
        <w:rPr>
          <w:lang w:val="vi-VN"/>
        </w:rPr>
        <w:t>ộc</w:t>
      </w:r>
    </w:p>
  </w:comment>
  <w:comment w:id="202" w:author="NB" w:date="2025-05-24T10:58:00Z" w:initials="N">
    <w:p w14:paraId="4B77790D" w14:textId="44229082" w:rsidR="004118B2" w:rsidRDefault="004118B2">
      <w:pPr>
        <w:pStyle w:val="CommentText"/>
      </w:pPr>
      <w:r>
        <w:rPr>
          <w:rStyle w:val="CommentReference"/>
        </w:rPr>
        <w:annotationRef/>
      </w:r>
      <w:r>
        <w:t>Đã bổ sung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8A406" w15:done="0"/>
  <w15:commentEx w15:paraId="0D191CC8" w15:done="0"/>
  <w15:commentEx w15:paraId="2D4939B4" w15:paraIdParent="0D191CC8" w15:done="0"/>
  <w15:commentEx w15:paraId="5DB306FC" w15:done="0"/>
  <w15:commentEx w15:paraId="1B5808A4" w15:paraIdParent="5DB306FC" w15:done="0"/>
  <w15:commentEx w15:paraId="56576593" w15:done="0"/>
  <w15:commentEx w15:paraId="27153EB8" w15:paraIdParent="56576593" w15:done="0"/>
  <w15:commentEx w15:paraId="48B04690" w15:done="0"/>
  <w15:commentEx w15:paraId="249A3088" w15:paraIdParent="48B04690" w15:done="0"/>
  <w15:commentEx w15:paraId="16607D4A" w15:paraIdParent="48B04690" w15:done="0"/>
  <w15:commentEx w15:paraId="091E789E" w15:done="0"/>
  <w15:commentEx w15:paraId="1352165F" w15:paraIdParent="091E789E" w15:done="0"/>
  <w15:commentEx w15:paraId="48CAB110" w15:done="0"/>
  <w15:commentEx w15:paraId="335E3E2C" w15:paraIdParent="48CAB110" w15:done="0"/>
  <w15:commentEx w15:paraId="7568B576" w15:done="0"/>
  <w15:commentEx w15:paraId="03C95AA8" w15:paraIdParent="7568B576" w15:done="0"/>
  <w15:commentEx w15:paraId="1882A62B" w15:done="1"/>
  <w15:commentEx w15:paraId="69DABEE0" w15:paraIdParent="1882A62B" w15:done="1"/>
  <w15:commentEx w15:paraId="286439F4" w15:done="1"/>
  <w15:commentEx w15:paraId="77AE2CD5" w15:paraIdParent="286439F4" w15:done="1"/>
  <w15:commentEx w15:paraId="002A9455" w15:done="1"/>
  <w15:commentEx w15:paraId="72C38A53" w15:paraIdParent="002A9455" w15:done="1"/>
  <w15:commentEx w15:paraId="0555AD90" w15:done="1"/>
  <w15:commentEx w15:paraId="2B474156" w15:paraIdParent="0555AD90" w15:done="1"/>
  <w15:commentEx w15:paraId="3A482D91" w15:done="1"/>
  <w15:commentEx w15:paraId="4B77790D" w15:paraIdParent="3A482D9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4217E" w16cex:dateUtc="2025-05-20T07:58:00Z"/>
  <w16cex:commentExtensible w16cex:durableId="0ECCEB81" w16cex:dateUtc="2025-05-23T02:48:00Z"/>
  <w16cex:commentExtensible w16cex:durableId="11E76215" w16cex:dateUtc="2025-05-24T03:18:00Z"/>
  <w16cex:commentExtensible w16cex:durableId="35ABB231" w16cex:dateUtc="2025-05-23T02:47:00Z"/>
  <w16cex:commentExtensible w16cex:durableId="2EEBB668" w16cex:dateUtc="2025-05-24T03:21:00Z"/>
  <w16cex:commentExtensible w16cex:durableId="0C5D6E72" w16cex:dateUtc="2025-05-23T02:49:00Z"/>
  <w16cex:commentExtensible w16cex:durableId="01A8AD77" w16cex:dateUtc="2025-05-24T03:26:00Z"/>
  <w16cex:commentExtensible w16cex:durableId="0FCAD2F7" w16cex:dateUtc="2025-05-23T02:50:00Z"/>
  <w16cex:commentExtensible w16cex:durableId="058ABF18" w16cex:dateUtc="2025-05-24T03:24:00Z"/>
  <w16cex:commentExtensible w16cex:durableId="495F7752" w16cex:dateUtc="2025-05-24T03:24:00Z"/>
  <w16cex:commentExtensible w16cex:durableId="166D8895" w16cex:dateUtc="2025-05-23T02:55:00Z"/>
  <w16cex:commentExtensible w16cex:durableId="02D28F11" w16cex:dateUtc="2025-05-24T03:22:00Z"/>
  <w16cex:commentExtensible w16cex:durableId="3DEEFE15" w16cex:dateUtc="2025-05-23T02:52:00Z"/>
  <w16cex:commentExtensible w16cex:durableId="2E282EB6" w16cex:dateUtc="2025-05-24T03:23:00Z"/>
  <w16cex:commentExtensible w16cex:durableId="1A7154C9" w16cex:dateUtc="2025-05-23T02:51:00Z"/>
  <w16cex:commentExtensible w16cex:durableId="4AE4E775" w16cex:dateUtc="2025-05-24T03:26:00Z"/>
  <w16cex:commentExtensible w16cex:durableId="0BB48164" w16cex:dateUtc="2025-05-23T06:41:00Z"/>
  <w16cex:commentExtensible w16cex:durableId="45FC2E44" w16cex:dateUtc="2025-05-24T03:28:00Z"/>
  <w16cex:commentExtensible w16cex:durableId="31524A6C" w16cex:dateUtc="2025-05-23T06:41:00Z"/>
  <w16cex:commentExtensible w16cex:durableId="4EAAB2FB" w16cex:dateUtc="2025-05-24T03:28:00Z"/>
  <w16cex:commentExtensible w16cex:durableId="5037D719" w16cex:dateUtc="2025-05-23T06:37:00Z"/>
  <w16cex:commentExtensible w16cex:durableId="45807050" w16cex:dateUtc="2025-05-24T03:57:00Z"/>
  <w16cex:commentExtensible w16cex:durableId="7A110007" w16cex:dateUtc="2025-05-23T06:42:00Z"/>
  <w16cex:commentExtensible w16cex:durableId="4FE44281" w16cex:dateUtc="2025-05-24T03:58:00Z"/>
  <w16cex:commentExtensible w16cex:durableId="10616663" w16cex:dateUtc="2025-05-23T06:42:00Z"/>
  <w16cex:commentExtensible w16cex:durableId="12FE1FB8" w16cex:dateUtc="2025-05-24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8A406" w16cid:durableId="6414217E"/>
  <w16cid:commentId w16cid:paraId="0D191CC8" w16cid:durableId="0ECCEB81"/>
  <w16cid:commentId w16cid:paraId="2D4939B4" w16cid:durableId="11E76215"/>
  <w16cid:commentId w16cid:paraId="5DB306FC" w16cid:durableId="35ABB231"/>
  <w16cid:commentId w16cid:paraId="1B5808A4" w16cid:durableId="2EEBB668"/>
  <w16cid:commentId w16cid:paraId="56576593" w16cid:durableId="0C5D6E72"/>
  <w16cid:commentId w16cid:paraId="27153EB8" w16cid:durableId="01A8AD77"/>
  <w16cid:commentId w16cid:paraId="48B04690" w16cid:durableId="0FCAD2F7"/>
  <w16cid:commentId w16cid:paraId="249A3088" w16cid:durableId="058ABF18"/>
  <w16cid:commentId w16cid:paraId="16607D4A" w16cid:durableId="495F7752"/>
  <w16cid:commentId w16cid:paraId="091E789E" w16cid:durableId="166D8895"/>
  <w16cid:commentId w16cid:paraId="1352165F" w16cid:durableId="02D28F11"/>
  <w16cid:commentId w16cid:paraId="48CAB110" w16cid:durableId="3DEEFE15"/>
  <w16cid:commentId w16cid:paraId="335E3E2C" w16cid:durableId="2E282EB6"/>
  <w16cid:commentId w16cid:paraId="7568B576" w16cid:durableId="1A7154C9"/>
  <w16cid:commentId w16cid:paraId="03C95AA8" w16cid:durableId="4AE4E775"/>
  <w16cid:commentId w16cid:paraId="1882A62B" w16cid:durableId="0BB48164"/>
  <w16cid:commentId w16cid:paraId="69DABEE0" w16cid:durableId="45FC2E44"/>
  <w16cid:commentId w16cid:paraId="286439F4" w16cid:durableId="31524A6C"/>
  <w16cid:commentId w16cid:paraId="77AE2CD5" w16cid:durableId="4EAAB2FB"/>
  <w16cid:commentId w16cid:paraId="002A9455" w16cid:durableId="5037D719"/>
  <w16cid:commentId w16cid:paraId="72C38A53" w16cid:durableId="45807050"/>
  <w16cid:commentId w16cid:paraId="0555AD90" w16cid:durableId="7A110007"/>
  <w16cid:commentId w16cid:paraId="2B474156" w16cid:durableId="4FE44281"/>
  <w16cid:commentId w16cid:paraId="3A482D91" w16cid:durableId="10616663"/>
  <w16cid:commentId w16cid:paraId="4B77790D" w16cid:durableId="12FE1F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F597" w14:textId="77777777" w:rsidR="00A54BD0" w:rsidRDefault="00A54BD0" w:rsidP="00162994">
      <w:r>
        <w:separator/>
      </w:r>
    </w:p>
  </w:endnote>
  <w:endnote w:type="continuationSeparator" w:id="0">
    <w:p w14:paraId="57782F4B" w14:textId="77777777" w:rsidR="00A54BD0" w:rsidRDefault="00A54BD0" w:rsidP="00162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543292"/>
      <w:docPartObj>
        <w:docPartGallery w:val="Page Numbers (Bottom of Page)"/>
        <w:docPartUnique/>
      </w:docPartObj>
    </w:sdtPr>
    <w:sdtEndPr>
      <w:rPr>
        <w:noProof/>
      </w:rPr>
    </w:sdtEndPr>
    <w:sdtContent>
      <w:p w14:paraId="0FD55730" w14:textId="74C9404C" w:rsidR="003C3E98" w:rsidRDefault="003C3E98">
        <w:pPr>
          <w:pStyle w:val="Footer"/>
          <w:jc w:val="right"/>
        </w:pPr>
        <w:r w:rsidRPr="00C55CFC">
          <w:rPr>
            <w:rFonts w:ascii="Times New Roman" w:hAnsi="Times New Roman"/>
            <w:sz w:val="24"/>
            <w:szCs w:val="24"/>
          </w:rPr>
          <w:fldChar w:fldCharType="begin"/>
        </w:r>
        <w:r w:rsidRPr="00C55CFC">
          <w:rPr>
            <w:rFonts w:ascii="Times New Roman" w:hAnsi="Times New Roman"/>
            <w:sz w:val="24"/>
            <w:szCs w:val="24"/>
          </w:rPr>
          <w:instrText xml:space="preserve"> PAGE   \* MERGEFORMAT </w:instrText>
        </w:r>
        <w:r w:rsidRPr="00C55CFC">
          <w:rPr>
            <w:rFonts w:ascii="Times New Roman" w:hAnsi="Times New Roman"/>
            <w:sz w:val="24"/>
            <w:szCs w:val="24"/>
          </w:rPr>
          <w:fldChar w:fldCharType="separate"/>
        </w:r>
        <w:r>
          <w:rPr>
            <w:rFonts w:ascii="Times New Roman" w:hAnsi="Times New Roman"/>
            <w:noProof/>
            <w:sz w:val="24"/>
            <w:szCs w:val="24"/>
          </w:rPr>
          <w:t>11</w:t>
        </w:r>
        <w:r w:rsidRPr="00C55CFC">
          <w:rPr>
            <w:rFonts w:ascii="Times New Roman" w:hAnsi="Times New Roman"/>
            <w:noProof/>
            <w:sz w:val="24"/>
            <w:szCs w:val="24"/>
          </w:rPr>
          <w:fldChar w:fldCharType="end"/>
        </w:r>
      </w:p>
    </w:sdtContent>
  </w:sdt>
  <w:p w14:paraId="5A1EFC5A" w14:textId="77777777" w:rsidR="003C3E98" w:rsidRDefault="003C3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5FAE" w14:textId="77777777" w:rsidR="00A54BD0" w:rsidRDefault="00A54BD0" w:rsidP="00162994">
      <w:r>
        <w:separator/>
      </w:r>
    </w:p>
  </w:footnote>
  <w:footnote w:type="continuationSeparator" w:id="0">
    <w:p w14:paraId="60590788" w14:textId="77777777" w:rsidR="00A54BD0" w:rsidRDefault="00A54BD0" w:rsidP="00162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D9F5" w14:textId="77777777" w:rsidR="003C3E98" w:rsidRDefault="003C3E98">
    <w:pPr>
      <w:pStyle w:val="Header"/>
    </w:pPr>
    <w:r w:rsidRPr="00D7448B">
      <w:rPr>
        <w:noProof/>
      </w:rPr>
      <w:drawing>
        <wp:inline distT="0" distB="0" distL="0" distR="0" wp14:anchorId="60CAC88A" wp14:editId="5E7C3584">
          <wp:extent cx="5943600" cy="671645"/>
          <wp:effectExtent l="0" t="0" r="0" b="0"/>
          <wp:docPr id="20" name="Picture 20" descr="tieu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eud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716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C63"/>
    <w:multiLevelType w:val="hybridMultilevel"/>
    <w:tmpl w:val="BBDED8D8"/>
    <w:lvl w:ilvl="0" w:tplc="C4E28884">
      <w:start w:val="1"/>
      <w:numFmt w:val="bullet"/>
      <w:lvlText w:val="+"/>
      <w:lvlJc w:val="left"/>
      <w:pPr>
        <w:ind w:left="720" w:hanging="360"/>
      </w:pPr>
      <w:rPr>
        <w:rFonts w:ascii="Times New Roman" w:hAnsi="Times New Roman" w:cs="Times New Roman"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106F2"/>
    <w:multiLevelType w:val="multilevel"/>
    <w:tmpl w:val="64BE55E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0F799F"/>
    <w:multiLevelType w:val="hybridMultilevel"/>
    <w:tmpl w:val="1C4AA780"/>
    <w:lvl w:ilvl="0" w:tplc="055276D6">
      <w:start w:val="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8A54769"/>
    <w:multiLevelType w:val="hybridMultilevel"/>
    <w:tmpl w:val="88FA722A"/>
    <w:lvl w:ilvl="0" w:tplc="97B68D6C">
      <w:start w:val="1"/>
      <w:numFmt w:val="bullet"/>
      <w:lvlText w:val="-"/>
      <w:lvlJc w:val="left"/>
      <w:pPr>
        <w:ind w:left="1440" w:hanging="360"/>
      </w:pPr>
      <w:rPr>
        <w:rFonts w:ascii="Baskerville Old Face" w:hAnsi="Baskerville Old Face"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037ADD"/>
    <w:multiLevelType w:val="hybridMultilevel"/>
    <w:tmpl w:val="CECAB62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0F96379"/>
    <w:multiLevelType w:val="hybridMultilevel"/>
    <w:tmpl w:val="B162A058"/>
    <w:lvl w:ilvl="0" w:tplc="97B68D6C">
      <w:start w:val="1"/>
      <w:numFmt w:val="bullet"/>
      <w:lvlText w:val="-"/>
      <w:lvlJc w:val="left"/>
      <w:pPr>
        <w:ind w:left="360" w:hanging="360"/>
      </w:pPr>
      <w:rPr>
        <w:rFonts w:ascii="Baskerville Old Face" w:hAnsi="Baskerville Old Fac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2A5F8E"/>
    <w:multiLevelType w:val="multilevel"/>
    <w:tmpl w:val="CCEAC9B2"/>
    <w:lvl w:ilvl="0">
      <w:start w:val="3"/>
      <w:numFmt w:val="decimal"/>
      <w:lvlText w:val="%1."/>
      <w:lvlJc w:val="left"/>
      <w:pPr>
        <w:ind w:left="360" w:hanging="360"/>
      </w:pPr>
      <w:rPr>
        <w:i w:val="0"/>
      </w:rPr>
    </w:lvl>
    <w:lvl w:ilvl="1">
      <w:start w:val="1"/>
      <w:numFmt w:val="decimal"/>
      <w:lvlText w:val="%1.%2."/>
      <w:lvlJc w:val="left"/>
      <w:pPr>
        <w:ind w:left="900" w:hanging="360"/>
      </w:pPr>
      <w:rPr>
        <w:rFonts w:ascii="Times New Roman" w:hAnsi="Times New Roman" w:cs="Times New Roman" w:hint="default"/>
        <w:i w:val="0"/>
        <w:sz w:val="24"/>
      </w:rPr>
    </w:lvl>
    <w:lvl w:ilvl="2">
      <w:start w:val="1"/>
      <w:numFmt w:val="decimal"/>
      <w:lvlText w:val="%1.%2.%3."/>
      <w:lvlJc w:val="left"/>
      <w:pPr>
        <w:ind w:left="1800" w:hanging="720"/>
      </w:pPr>
      <w:rPr>
        <w:i w:val="0"/>
      </w:rPr>
    </w:lvl>
    <w:lvl w:ilvl="3">
      <w:start w:val="1"/>
      <w:numFmt w:val="decimal"/>
      <w:lvlText w:val="%1.%2.%3.%4."/>
      <w:lvlJc w:val="left"/>
      <w:pPr>
        <w:ind w:left="2340" w:hanging="720"/>
      </w:pPr>
      <w:rPr>
        <w:i w:val="0"/>
      </w:rPr>
    </w:lvl>
    <w:lvl w:ilvl="4">
      <w:start w:val="1"/>
      <w:numFmt w:val="decimal"/>
      <w:lvlText w:val="%1.%2.%3.%4.%5."/>
      <w:lvlJc w:val="left"/>
      <w:pPr>
        <w:ind w:left="3240" w:hanging="1080"/>
      </w:pPr>
      <w:rPr>
        <w:i w:val="0"/>
      </w:rPr>
    </w:lvl>
    <w:lvl w:ilvl="5">
      <w:start w:val="1"/>
      <w:numFmt w:val="decimal"/>
      <w:lvlText w:val="%1.%2.%3.%4.%5.%6."/>
      <w:lvlJc w:val="left"/>
      <w:pPr>
        <w:ind w:left="3780" w:hanging="1080"/>
      </w:pPr>
      <w:rPr>
        <w:i w:val="0"/>
      </w:rPr>
    </w:lvl>
    <w:lvl w:ilvl="6">
      <w:start w:val="1"/>
      <w:numFmt w:val="decimal"/>
      <w:lvlText w:val="%1.%2.%3.%4.%5.%6.%7."/>
      <w:lvlJc w:val="left"/>
      <w:pPr>
        <w:ind w:left="4680" w:hanging="1440"/>
      </w:pPr>
      <w:rPr>
        <w:i w:val="0"/>
      </w:rPr>
    </w:lvl>
    <w:lvl w:ilvl="7">
      <w:start w:val="1"/>
      <w:numFmt w:val="decimal"/>
      <w:lvlText w:val="%1.%2.%3.%4.%5.%6.%7.%8."/>
      <w:lvlJc w:val="left"/>
      <w:pPr>
        <w:ind w:left="5220" w:hanging="1440"/>
      </w:pPr>
      <w:rPr>
        <w:i w:val="0"/>
      </w:rPr>
    </w:lvl>
    <w:lvl w:ilvl="8">
      <w:start w:val="1"/>
      <w:numFmt w:val="decimal"/>
      <w:lvlText w:val="%1.%2.%3.%4.%5.%6.%7.%8.%9."/>
      <w:lvlJc w:val="left"/>
      <w:pPr>
        <w:ind w:left="6120" w:hanging="1800"/>
      </w:pPr>
      <w:rPr>
        <w:i w:val="0"/>
      </w:rPr>
    </w:lvl>
  </w:abstractNum>
  <w:abstractNum w:abstractNumId="7" w15:restartNumberingAfterBreak="0">
    <w:nsid w:val="20C60ABE"/>
    <w:multiLevelType w:val="multilevel"/>
    <w:tmpl w:val="ACBC28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775D39"/>
    <w:multiLevelType w:val="multilevel"/>
    <w:tmpl w:val="52ACE24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DE7355"/>
    <w:multiLevelType w:val="multilevel"/>
    <w:tmpl w:val="ACBC28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181F1C"/>
    <w:multiLevelType w:val="multilevel"/>
    <w:tmpl w:val="60E4834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4B740B"/>
    <w:multiLevelType w:val="multilevel"/>
    <w:tmpl w:val="3272863E"/>
    <w:lvl w:ilvl="0">
      <w:start w:val="2"/>
      <w:numFmt w:val="decimal"/>
      <w:lvlText w:val=""/>
      <w:lvlJc w:val="left"/>
      <w:pPr>
        <w:ind w:left="360" w:firstLine="0"/>
      </w:pPr>
    </w:lvl>
    <w:lvl w:ilvl="1">
      <w:start w:val="3"/>
      <w:numFmt w:val="decimal"/>
      <w:lvlText w:val="%1.%2"/>
      <w:lvlJc w:val="left"/>
      <w:pPr>
        <w:ind w:left="3600" w:firstLine="0"/>
      </w:pPr>
      <w:rPr>
        <w:b/>
      </w:r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12" w15:restartNumberingAfterBreak="0">
    <w:nsid w:val="383059EB"/>
    <w:multiLevelType w:val="multilevel"/>
    <w:tmpl w:val="B058BF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6E6ED2"/>
    <w:multiLevelType w:val="hybridMultilevel"/>
    <w:tmpl w:val="E614359A"/>
    <w:lvl w:ilvl="0" w:tplc="B09271D4">
      <w:start w:val="1"/>
      <w:numFmt w:val="decimal"/>
      <w:lvlText w:val="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4C3016"/>
    <w:multiLevelType w:val="multilevel"/>
    <w:tmpl w:val="DB90AE96"/>
    <w:lvl w:ilvl="0">
      <w:start w:val="4"/>
      <w:numFmt w:val="bullet"/>
      <w:lvlText w:val="-"/>
      <w:lvlJc w:val="left"/>
      <w:pPr>
        <w:tabs>
          <w:tab w:val="num" w:pos="360"/>
        </w:tabs>
        <w:ind w:left="360" w:hanging="360"/>
      </w:pPr>
      <w:rPr>
        <w:rFonts w:ascii="Times New Roman" w:eastAsia="Calibr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7124349"/>
    <w:multiLevelType w:val="hybridMultilevel"/>
    <w:tmpl w:val="3598911E"/>
    <w:lvl w:ilvl="0" w:tplc="055276D6">
      <w:start w:val="4"/>
      <w:numFmt w:val="bullet"/>
      <w:lvlText w:val="-"/>
      <w:lvlJc w:val="left"/>
      <w:pPr>
        <w:ind w:left="1084" w:hanging="360"/>
      </w:pPr>
      <w:rPr>
        <w:rFonts w:ascii="Times New Roman" w:eastAsia="Calibri" w:hAnsi="Times New Roman" w:cs="Times New Roman" w:hint="default"/>
      </w:rPr>
    </w:lvl>
    <w:lvl w:ilvl="1" w:tplc="04090003">
      <w:start w:val="1"/>
      <w:numFmt w:val="bullet"/>
      <w:lvlText w:val="o"/>
      <w:lvlJc w:val="left"/>
      <w:pPr>
        <w:ind w:left="1804" w:hanging="360"/>
      </w:pPr>
      <w:rPr>
        <w:rFonts w:ascii="Courier New" w:hAnsi="Courier New" w:cs="Courier New" w:hint="default"/>
      </w:rPr>
    </w:lvl>
    <w:lvl w:ilvl="2" w:tplc="04090005">
      <w:start w:val="1"/>
      <w:numFmt w:val="bullet"/>
      <w:lvlText w:val=""/>
      <w:lvlJc w:val="left"/>
      <w:pPr>
        <w:ind w:left="2524" w:hanging="360"/>
      </w:pPr>
      <w:rPr>
        <w:rFonts w:ascii="Wingdings" w:hAnsi="Wingdings" w:hint="default"/>
      </w:rPr>
    </w:lvl>
    <w:lvl w:ilvl="3" w:tplc="04090001">
      <w:start w:val="1"/>
      <w:numFmt w:val="bullet"/>
      <w:lvlText w:val=""/>
      <w:lvlJc w:val="left"/>
      <w:pPr>
        <w:ind w:left="3244" w:hanging="360"/>
      </w:pPr>
      <w:rPr>
        <w:rFonts w:ascii="Symbol" w:hAnsi="Symbol" w:hint="default"/>
      </w:rPr>
    </w:lvl>
    <w:lvl w:ilvl="4" w:tplc="04090003">
      <w:start w:val="1"/>
      <w:numFmt w:val="bullet"/>
      <w:lvlText w:val="o"/>
      <w:lvlJc w:val="left"/>
      <w:pPr>
        <w:ind w:left="3964" w:hanging="360"/>
      </w:pPr>
      <w:rPr>
        <w:rFonts w:ascii="Courier New" w:hAnsi="Courier New" w:cs="Courier New" w:hint="default"/>
      </w:rPr>
    </w:lvl>
    <w:lvl w:ilvl="5" w:tplc="04090005">
      <w:start w:val="1"/>
      <w:numFmt w:val="bullet"/>
      <w:lvlText w:val=""/>
      <w:lvlJc w:val="left"/>
      <w:pPr>
        <w:ind w:left="4684" w:hanging="360"/>
      </w:pPr>
      <w:rPr>
        <w:rFonts w:ascii="Wingdings" w:hAnsi="Wingdings" w:hint="default"/>
      </w:rPr>
    </w:lvl>
    <w:lvl w:ilvl="6" w:tplc="04090001">
      <w:start w:val="1"/>
      <w:numFmt w:val="bullet"/>
      <w:lvlText w:val=""/>
      <w:lvlJc w:val="left"/>
      <w:pPr>
        <w:ind w:left="5404" w:hanging="360"/>
      </w:pPr>
      <w:rPr>
        <w:rFonts w:ascii="Symbol" w:hAnsi="Symbol" w:hint="default"/>
      </w:rPr>
    </w:lvl>
    <w:lvl w:ilvl="7" w:tplc="04090003">
      <w:start w:val="1"/>
      <w:numFmt w:val="bullet"/>
      <w:lvlText w:val="o"/>
      <w:lvlJc w:val="left"/>
      <w:pPr>
        <w:ind w:left="6124" w:hanging="360"/>
      </w:pPr>
      <w:rPr>
        <w:rFonts w:ascii="Courier New" w:hAnsi="Courier New" w:cs="Courier New" w:hint="default"/>
      </w:rPr>
    </w:lvl>
    <w:lvl w:ilvl="8" w:tplc="04090005">
      <w:start w:val="1"/>
      <w:numFmt w:val="bullet"/>
      <w:lvlText w:val=""/>
      <w:lvlJc w:val="left"/>
      <w:pPr>
        <w:ind w:left="6844" w:hanging="360"/>
      </w:pPr>
      <w:rPr>
        <w:rFonts w:ascii="Wingdings" w:hAnsi="Wingdings" w:hint="default"/>
      </w:rPr>
    </w:lvl>
  </w:abstractNum>
  <w:abstractNum w:abstractNumId="16" w15:restartNumberingAfterBreak="0">
    <w:nsid w:val="47CF056A"/>
    <w:multiLevelType w:val="multilevel"/>
    <w:tmpl w:val="A0F8CD92"/>
    <w:lvl w:ilvl="0">
      <w:start w:val="4"/>
      <w:numFmt w:val="decimal"/>
      <w:isLgl/>
      <w:lvlText w:val="%1."/>
      <w:lvlJc w:val="left"/>
      <w:pPr>
        <w:ind w:left="360" w:hanging="360"/>
      </w:pPr>
      <w:rPr>
        <w:rFonts w:hint="default"/>
        <w:i w:val="0"/>
      </w:rPr>
    </w:lvl>
    <w:lvl w:ilvl="1">
      <w:start w:val="1"/>
      <w:numFmt w:val="decimal"/>
      <w:lvlText w:val="%1.%2."/>
      <w:lvlJc w:val="left"/>
      <w:pPr>
        <w:ind w:left="900" w:hanging="360"/>
      </w:pPr>
      <w:rPr>
        <w:rFonts w:ascii="Times New Roman" w:hAnsi="Times New Roman" w:cs="Times New Roman" w:hint="default"/>
        <w:i w:val="0"/>
        <w:sz w:val="24"/>
      </w:rPr>
    </w:lvl>
    <w:lvl w:ilvl="2">
      <w:start w:val="1"/>
      <w:numFmt w:val="decimal"/>
      <w:lvlText w:val="%1.%2.%3."/>
      <w:lvlJc w:val="left"/>
      <w:pPr>
        <w:ind w:left="1800" w:hanging="720"/>
      </w:pPr>
      <w:rPr>
        <w:rFonts w:hint="default"/>
        <w:i w:val="0"/>
      </w:rPr>
    </w:lvl>
    <w:lvl w:ilvl="3">
      <w:start w:val="1"/>
      <w:numFmt w:val="decimal"/>
      <w:lvlText w:val="%1.%2.%3.%4."/>
      <w:lvlJc w:val="left"/>
      <w:pPr>
        <w:ind w:left="2340" w:hanging="720"/>
      </w:pPr>
      <w:rPr>
        <w:rFonts w:hint="default"/>
        <w:i w:val="0"/>
      </w:rPr>
    </w:lvl>
    <w:lvl w:ilvl="4">
      <w:start w:val="1"/>
      <w:numFmt w:val="decimal"/>
      <w:lvlText w:val="%1.%2.%3.%4.%5."/>
      <w:lvlJc w:val="left"/>
      <w:pPr>
        <w:ind w:left="3240" w:hanging="1080"/>
      </w:pPr>
      <w:rPr>
        <w:rFonts w:hint="default"/>
        <w:i w:val="0"/>
      </w:rPr>
    </w:lvl>
    <w:lvl w:ilvl="5">
      <w:start w:val="1"/>
      <w:numFmt w:val="decimal"/>
      <w:lvlText w:val="%1.%2.%3.%4.%5.%6."/>
      <w:lvlJc w:val="left"/>
      <w:pPr>
        <w:ind w:left="3780" w:hanging="1080"/>
      </w:pPr>
      <w:rPr>
        <w:rFonts w:hint="default"/>
        <w:i w:val="0"/>
      </w:rPr>
    </w:lvl>
    <w:lvl w:ilvl="6">
      <w:start w:val="1"/>
      <w:numFmt w:val="decimal"/>
      <w:lvlText w:val="%1.%2.%3.%4.%5.%6.%7."/>
      <w:lvlJc w:val="left"/>
      <w:pPr>
        <w:ind w:left="4680" w:hanging="1440"/>
      </w:pPr>
      <w:rPr>
        <w:rFonts w:hint="default"/>
        <w:i w:val="0"/>
      </w:rPr>
    </w:lvl>
    <w:lvl w:ilvl="7">
      <w:start w:val="1"/>
      <w:numFmt w:val="decimal"/>
      <w:lvlText w:val="%1.%2.%3.%4.%5.%6.%7.%8."/>
      <w:lvlJc w:val="left"/>
      <w:pPr>
        <w:ind w:left="5220" w:hanging="1440"/>
      </w:pPr>
      <w:rPr>
        <w:rFonts w:hint="default"/>
        <w:i w:val="0"/>
      </w:rPr>
    </w:lvl>
    <w:lvl w:ilvl="8">
      <w:start w:val="1"/>
      <w:numFmt w:val="decimal"/>
      <w:lvlText w:val="%1.%2.%3.%4.%5.%6.%7.%8.%9."/>
      <w:lvlJc w:val="left"/>
      <w:pPr>
        <w:ind w:left="6120" w:hanging="1800"/>
      </w:pPr>
      <w:rPr>
        <w:rFonts w:hint="default"/>
        <w:i w:val="0"/>
      </w:rPr>
    </w:lvl>
  </w:abstractNum>
  <w:abstractNum w:abstractNumId="17" w15:restartNumberingAfterBreak="0">
    <w:nsid w:val="48B22115"/>
    <w:multiLevelType w:val="hybridMultilevel"/>
    <w:tmpl w:val="7870DBA2"/>
    <w:lvl w:ilvl="0" w:tplc="801ADC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00C93"/>
    <w:multiLevelType w:val="hybridMultilevel"/>
    <w:tmpl w:val="1D627CB0"/>
    <w:lvl w:ilvl="0" w:tplc="055276D6">
      <w:start w:val="4"/>
      <w:numFmt w:val="bullet"/>
      <w:lvlText w:val="-"/>
      <w:lvlJc w:val="left"/>
      <w:pPr>
        <w:ind w:left="1084" w:hanging="360"/>
      </w:pPr>
      <w:rPr>
        <w:rFonts w:ascii="Times New Roman" w:eastAsia="Calibri" w:hAnsi="Times New Roman" w:cs="Times New Roman" w:hint="default"/>
      </w:rPr>
    </w:lvl>
    <w:lvl w:ilvl="1" w:tplc="04090003">
      <w:start w:val="1"/>
      <w:numFmt w:val="bullet"/>
      <w:lvlText w:val="o"/>
      <w:lvlJc w:val="left"/>
      <w:pPr>
        <w:ind w:left="1804" w:hanging="360"/>
      </w:pPr>
      <w:rPr>
        <w:rFonts w:ascii="Courier New" w:hAnsi="Courier New" w:cs="Courier New" w:hint="default"/>
      </w:rPr>
    </w:lvl>
    <w:lvl w:ilvl="2" w:tplc="04090005">
      <w:start w:val="1"/>
      <w:numFmt w:val="bullet"/>
      <w:lvlText w:val=""/>
      <w:lvlJc w:val="left"/>
      <w:pPr>
        <w:ind w:left="2524" w:hanging="360"/>
      </w:pPr>
      <w:rPr>
        <w:rFonts w:ascii="Wingdings" w:hAnsi="Wingdings" w:hint="default"/>
      </w:rPr>
    </w:lvl>
    <w:lvl w:ilvl="3" w:tplc="04090001">
      <w:start w:val="1"/>
      <w:numFmt w:val="bullet"/>
      <w:lvlText w:val=""/>
      <w:lvlJc w:val="left"/>
      <w:pPr>
        <w:ind w:left="3244" w:hanging="360"/>
      </w:pPr>
      <w:rPr>
        <w:rFonts w:ascii="Symbol" w:hAnsi="Symbol" w:hint="default"/>
      </w:rPr>
    </w:lvl>
    <w:lvl w:ilvl="4" w:tplc="04090003">
      <w:start w:val="1"/>
      <w:numFmt w:val="bullet"/>
      <w:lvlText w:val="o"/>
      <w:lvlJc w:val="left"/>
      <w:pPr>
        <w:ind w:left="3964" w:hanging="360"/>
      </w:pPr>
      <w:rPr>
        <w:rFonts w:ascii="Courier New" w:hAnsi="Courier New" w:cs="Courier New" w:hint="default"/>
      </w:rPr>
    </w:lvl>
    <w:lvl w:ilvl="5" w:tplc="04090005">
      <w:start w:val="1"/>
      <w:numFmt w:val="bullet"/>
      <w:lvlText w:val=""/>
      <w:lvlJc w:val="left"/>
      <w:pPr>
        <w:ind w:left="4684" w:hanging="360"/>
      </w:pPr>
      <w:rPr>
        <w:rFonts w:ascii="Wingdings" w:hAnsi="Wingdings" w:hint="default"/>
      </w:rPr>
    </w:lvl>
    <w:lvl w:ilvl="6" w:tplc="04090001">
      <w:start w:val="1"/>
      <w:numFmt w:val="bullet"/>
      <w:lvlText w:val=""/>
      <w:lvlJc w:val="left"/>
      <w:pPr>
        <w:ind w:left="5404" w:hanging="360"/>
      </w:pPr>
      <w:rPr>
        <w:rFonts w:ascii="Symbol" w:hAnsi="Symbol" w:hint="default"/>
      </w:rPr>
    </w:lvl>
    <w:lvl w:ilvl="7" w:tplc="04090003">
      <w:start w:val="1"/>
      <w:numFmt w:val="bullet"/>
      <w:lvlText w:val="o"/>
      <w:lvlJc w:val="left"/>
      <w:pPr>
        <w:ind w:left="6124" w:hanging="360"/>
      </w:pPr>
      <w:rPr>
        <w:rFonts w:ascii="Courier New" w:hAnsi="Courier New" w:cs="Courier New" w:hint="default"/>
      </w:rPr>
    </w:lvl>
    <w:lvl w:ilvl="8" w:tplc="04090005">
      <w:start w:val="1"/>
      <w:numFmt w:val="bullet"/>
      <w:lvlText w:val=""/>
      <w:lvlJc w:val="left"/>
      <w:pPr>
        <w:ind w:left="6844" w:hanging="360"/>
      </w:pPr>
      <w:rPr>
        <w:rFonts w:ascii="Wingdings" w:hAnsi="Wingdings" w:hint="default"/>
      </w:rPr>
    </w:lvl>
  </w:abstractNum>
  <w:abstractNum w:abstractNumId="19" w15:restartNumberingAfterBreak="0">
    <w:nsid w:val="4BAB3173"/>
    <w:multiLevelType w:val="multilevel"/>
    <w:tmpl w:val="9648C9DE"/>
    <w:lvl w:ilvl="0">
      <w:start w:val="2"/>
      <w:numFmt w:val="decimal"/>
      <w:lvlText w:val="%1"/>
      <w:lvlJc w:val="left"/>
      <w:pPr>
        <w:ind w:left="480" w:hanging="480"/>
      </w:pPr>
    </w:lvl>
    <w:lvl w:ilvl="1">
      <w:start w:val="2"/>
      <w:numFmt w:val="decimal"/>
      <w:lvlText w:val="%1.%2"/>
      <w:lvlJc w:val="left"/>
      <w:pPr>
        <w:ind w:left="660" w:hanging="480"/>
      </w:pPr>
    </w:lvl>
    <w:lvl w:ilvl="2">
      <w:start w:val="1"/>
      <w:numFmt w:val="decimal"/>
      <w:lvlText w:val="%1.%2.%3"/>
      <w:lvlJc w:val="left"/>
      <w:pPr>
        <w:ind w:left="1080" w:hanging="720"/>
      </w:pPr>
      <w:rPr>
        <w:rFonts w:ascii="Times New Roman" w:hAnsi="Times New Roman" w:cs="Times New Roman" w:hint="default"/>
        <w:color w:val="auto"/>
        <w:sz w:val="24"/>
        <w:szCs w:val="24"/>
      </w:r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20" w15:restartNumberingAfterBreak="0">
    <w:nsid w:val="4D37774E"/>
    <w:multiLevelType w:val="multilevel"/>
    <w:tmpl w:val="7480BED8"/>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E097B76"/>
    <w:multiLevelType w:val="multilevel"/>
    <w:tmpl w:val="83B88AE8"/>
    <w:lvl w:ilvl="0">
      <w:start w:val="1"/>
      <w:numFmt w:val="decimal"/>
      <w:lvlText w:val="%1."/>
      <w:lvlJc w:val="left"/>
      <w:pPr>
        <w:ind w:left="360" w:hanging="360"/>
      </w:pPr>
      <w:rPr>
        <w:rFonts w:hint="default"/>
        <w:color w:val="auto"/>
      </w:rPr>
    </w:lvl>
    <w:lvl w:ilvl="1">
      <w:start w:val="1"/>
      <w:numFmt w:val="decimal"/>
      <w:lvlText w:val="%1.%2."/>
      <w:lvlJc w:val="left"/>
      <w:pPr>
        <w:ind w:left="4046"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2" w15:restartNumberingAfterBreak="0">
    <w:nsid w:val="4FAA68C3"/>
    <w:multiLevelType w:val="multilevel"/>
    <w:tmpl w:val="8DCAE8C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922E32"/>
    <w:multiLevelType w:val="multilevel"/>
    <w:tmpl w:val="D30AAA8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CA0F4F"/>
    <w:multiLevelType w:val="hybridMultilevel"/>
    <w:tmpl w:val="EC948DB2"/>
    <w:lvl w:ilvl="0" w:tplc="97B68D6C">
      <w:start w:val="1"/>
      <w:numFmt w:val="bullet"/>
      <w:lvlText w:val="-"/>
      <w:lvlJc w:val="left"/>
      <w:pPr>
        <w:ind w:left="1440" w:hanging="360"/>
      </w:pPr>
      <w:rPr>
        <w:rFonts w:ascii="Baskerville Old Face" w:hAnsi="Baskerville Old Face"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5" w15:restartNumberingAfterBreak="0">
    <w:nsid w:val="54766B20"/>
    <w:multiLevelType w:val="multilevel"/>
    <w:tmpl w:val="8ABE3F9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5473AB1"/>
    <w:multiLevelType w:val="multilevel"/>
    <w:tmpl w:val="3662DB98"/>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81F6B"/>
    <w:multiLevelType w:val="multilevel"/>
    <w:tmpl w:val="F566FDD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A8617F"/>
    <w:multiLevelType w:val="multilevel"/>
    <w:tmpl w:val="ACBC28F6"/>
    <w:lvl w:ilvl="0">
      <w:start w:val="3"/>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C225AA"/>
    <w:multiLevelType w:val="hybridMultilevel"/>
    <w:tmpl w:val="F5C0896A"/>
    <w:lvl w:ilvl="0" w:tplc="97B68D6C">
      <w:start w:val="1"/>
      <w:numFmt w:val="bullet"/>
      <w:lvlText w:val="-"/>
      <w:lvlJc w:val="left"/>
      <w:pPr>
        <w:ind w:left="1080" w:hanging="360"/>
      </w:pPr>
      <w:rPr>
        <w:rFonts w:ascii="Baskerville Old Face" w:hAnsi="Baskerville Old Fac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2A214E"/>
    <w:multiLevelType w:val="multilevel"/>
    <w:tmpl w:val="4734080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5F0351A8"/>
    <w:multiLevelType w:val="hybridMultilevel"/>
    <w:tmpl w:val="2742581E"/>
    <w:lvl w:ilvl="0" w:tplc="CA78E61A">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546B41"/>
    <w:multiLevelType w:val="hybridMultilevel"/>
    <w:tmpl w:val="F758B28E"/>
    <w:lvl w:ilvl="0" w:tplc="62224D38">
      <w:numFmt w:val="bullet"/>
      <w:lvlText w:val="-"/>
      <w:lvlJc w:val="left"/>
      <w:pPr>
        <w:ind w:left="993" w:hanging="360"/>
      </w:pPr>
      <w:rPr>
        <w:rFonts w:ascii="Times New Roman" w:eastAsia="Times New Roman" w:hAnsi="Times New Roman" w:cs="Times New Roman" w:hint="default"/>
        <w:color w:val="000009"/>
        <w:spacing w:val="-20"/>
        <w:w w:val="99"/>
        <w:sz w:val="24"/>
        <w:szCs w:val="24"/>
        <w:lang w:val="vi" w:eastAsia="en-US" w:bidi="ar-SA"/>
      </w:rPr>
    </w:lvl>
    <w:lvl w:ilvl="1" w:tplc="ED962F0C">
      <w:numFmt w:val="bullet"/>
      <w:lvlText w:val="•"/>
      <w:lvlJc w:val="left"/>
      <w:pPr>
        <w:ind w:left="1988" w:hanging="360"/>
      </w:pPr>
      <w:rPr>
        <w:rFonts w:hint="default"/>
        <w:lang w:val="vi" w:eastAsia="en-US" w:bidi="ar-SA"/>
      </w:rPr>
    </w:lvl>
    <w:lvl w:ilvl="2" w:tplc="3F6676D0">
      <w:numFmt w:val="bullet"/>
      <w:lvlText w:val="•"/>
      <w:lvlJc w:val="left"/>
      <w:pPr>
        <w:ind w:left="2977" w:hanging="360"/>
      </w:pPr>
      <w:rPr>
        <w:rFonts w:hint="default"/>
        <w:lang w:val="vi" w:eastAsia="en-US" w:bidi="ar-SA"/>
      </w:rPr>
    </w:lvl>
    <w:lvl w:ilvl="3" w:tplc="666CD9B2">
      <w:numFmt w:val="bullet"/>
      <w:lvlText w:val="•"/>
      <w:lvlJc w:val="left"/>
      <w:pPr>
        <w:ind w:left="3965" w:hanging="360"/>
      </w:pPr>
      <w:rPr>
        <w:rFonts w:hint="default"/>
        <w:lang w:val="vi" w:eastAsia="en-US" w:bidi="ar-SA"/>
      </w:rPr>
    </w:lvl>
    <w:lvl w:ilvl="4" w:tplc="FC9A6B8A">
      <w:numFmt w:val="bullet"/>
      <w:lvlText w:val="•"/>
      <w:lvlJc w:val="left"/>
      <w:pPr>
        <w:ind w:left="4954" w:hanging="360"/>
      </w:pPr>
      <w:rPr>
        <w:rFonts w:hint="default"/>
        <w:lang w:val="vi" w:eastAsia="en-US" w:bidi="ar-SA"/>
      </w:rPr>
    </w:lvl>
    <w:lvl w:ilvl="5" w:tplc="EA02EA20">
      <w:numFmt w:val="bullet"/>
      <w:lvlText w:val="•"/>
      <w:lvlJc w:val="left"/>
      <w:pPr>
        <w:ind w:left="5943" w:hanging="360"/>
      </w:pPr>
      <w:rPr>
        <w:rFonts w:hint="default"/>
        <w:lang w:val="vi" w:eastAsia="en-US" w:bidi="ar-SA"/>
      </w:rPr>
    </w:lvl>
    <w:lvl w:ilvl="6" w:tplc="6144E73A">
      <w:numFmt w:val="bullet"/>
      <w:lvlText w:val="•"/>
      <w:lvlJc w:val="left"/>
      <w:pPr>
        <w:ind w:left="6931" w:hanging="360"/>
      </w:pPr>
      <w:rPr>
        <w:rFonts w:hint="default"/>
        <w:lang w:val="vi" w:eastAsia="en-US" w:bidi="ar-SA"/>
      </w:rPr>
    </w:lvl>
    <w:lvl w:ilvl="7" w:tplc="32684AEA">
      <w:numFmt w:val="bullet"/>
      <w:lvlText w:val="•"/>
      <w:lvlJc w:val="left"/>
      <w:pPr>
        <w:ind w:left="7920" w:hanging="360"/>
      </w:pPr>
      <w:rPr>
        <w:rFonts w:hint="default"/>
        <w:lang w:val="vi" w:eastAsia="en-US" w:bidi="ar-SA"/>
      </w:rPr>
    </w:lvl>
    <w:lvl w:ilvl="8" w:tplc="50A4FF4E">
      <w:numFmt w:val="bullet"/>
      <w:lvlText w:val="•"/>
      <w:lvlJc w:val="left"/>
      <w:pPr>
        <w:ind w:left="8909" w:hanging="360"/>
      </w:pPr>
      <w:rPr>
        <w:rFonts w:hint="default"/>
        <w:lang w:val="vi" w:eastAsia="en-US" w:bidi="ar-SA"/>
      </w:rPr>
    </w:lvl>
  </w:abstractNum>
  <w:abstractNum w:abstractNumId="33" w15:restartNumberingAfterBreak="0">
    <w:nsid w:val="66E114A1"/>
    <w:multiLevelType w:val="hybridMultilevel"/>
    <w:tmpl w:val="0D0E1A92"/>
    <w:lvl w:ilvl="0" w:tplc="04090001">
      <w:start w:val="1"/>
      <w:numFmt w:val="bullet"/>
      <w:lvlText w:val=""/>
      <w:lvlJc w:val="left"/>
      <w:pPr>
        <w:ind w:left="720" w:hanging="360"/>
      </w:pPr>
      <w:rPr>
        <w:rFonts w:ascii="Symbol" w:hAnsi="Symbol" w:hint="default"/>
      </w:rPr>
    </w:lvl>
    <w:lvl w:ilvl="1" w:tplc="CCC896C0">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B6E3234"/>
    <w:multiLevelType w:val="multilevel"/>
    <w:tmpl w:val="8ABE3F94"/>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374586"/>
    <w:multiLevelType w:val="multilevel"/>
    <w:tmpl w:val="E0BC291A"/>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D094558"/>
    <w:multiLevelType w:val="multilevel"/>
    <w:tmpl w:val="1EA645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E741658"/>
    <w:multiLevelType w:val="hybridMultilevel"/>
    <w:tmpl w:val="C83E94F0"/>
    <w:lvl w:ilvl="0" w:tplc="055276D6">
      <w:start w:val="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2161AF"/>
    <w:multiLevelType w:val="multilevel"/>
    <w:tmpl w:val="8ABE3F94"/>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35A125C"/>
    <w:multiLevelType w:val="hybridMultilevel"/>
    <w:tmpl w:val="21484058"/>
    <w:lvl w:ilvl="0" w:tplc="97B68D6C">
      <w:start w:val="1"/>
      <w:numFmt w:val="bullet"/>
      <w:lvlText w:val="-"/>
      <w:lvlJc w:val="left"/>
      <w:pPr>
        <w:ind w:left="3466" w:hanging="360"/>
      </w:pPr>
      <w:rPr>
        <w:rFonts w:ascii="Baskerville Old Face" w:hAnsi="Baskerville Old Face" w:hint="default"/>
      </w:rPr>
    </w:lvl>
    <w:lvl w:ilvl="1" w:tplc="04090003" w:tentative="1">
      <w:start w:val="1"/>
      <w:numFmt w:val="bullet"/>
      <w:lvlText w:val="o"/>
      <w:lvlJc w:val="left"/>
      <w:pPr>
        <w:ind w:left="4186" w:hanging="360"/>
      </w:pPr>
      <w:rPr>
        <w:rFonts w:ascii="Courier New" w:hAnsi="Courier New" w:cs="Courier New" w:hint="default"/>
      </w:rPr>
    </w:lvl>
    <w:lvl w:ilvl="2" w:tplc="04090005" w:tentative="1">
      <w:start w:val="1"/>
      <w:numFmt w:val="bullet"/>
      <w:lvlText w:val=""/>
      <w:lvlJc w:val="left"/>
      <w:pPr>
        <w:ind w:left="4906" w:hanging="360"/>
      </w:pPr>
      <w:rPr>
        <w:rFonts w:ascii="Wingdings" w:hAnsi="Wingdings" w:hint="default"/>
      </w:rPr>
    </w:lvl>
    <w:lvl w:ilvl="3" w:tplc="04090001" w:tentative="1">
      <w:start w:val="1"/>
      <w:numFmt w:val="bullet"/>
      <w:lvlText w:val=""/>
      <w:lvlJc w:val="left"/>
      <w:pPr>
        <w:ind w:left="5626" w:hanging="360"/>
      </w:pPr>
      <w:rPr>
        <w:rFonts w:ascii="Symbol" w:hAnsi="Symbol" w:hint="default"/>
      </w:rPr>
    </w:lvl>
    <w:lvl w:ilvl="4" w:tplc="04090003" w:tentative="1">
      <w:start w:val="1"/>
      <w:numFmt w:val="bullet"/>
      <w:lvlText w:val="o"/>
      <w:lvlJc w:val="left"/>
      <w:pPr>
        <w:ind w:left="6346" w:hanging="360"/>
      </w:pPr>
      <w:rPr>
        <w:rFonts w:ascii="Courier New" w:hAnsi="Courier New" w:cs="Courier New" w:hint="default"/>
      </w:rPr>
    </w:lvl>
    <w:lvl w:ilvl="5" w:tplc="04090005" w:tentative="1">
      <w:start w:val="1"/>
      <w:numFmt w:val="bullet"/>
      <w:lvlText w:val=""/>
      <w:lvlJc w:val="left"/>
      <w:pPr>
        <w:ind w:left="7066" w:hanging="360"/>
      </w:pPr>
      <w:rPr>
        <w:rFonts w:ascii="Wingdings" w:hAnsi="Wingdings" w:hint="default"/>
      </w:rPr>
    </w:lvl>
    <w:lvl w:ilvl="6" w:tplc="04090001" w:tentative="1">
      <w:start w:val="1"/>
      <w:numFmt w:val="bullet"/>
      <w:lvlText w:val=""/>
      <w:lvlJc w:val="left"/>
      <w:pPr>
        <w:ind w:left="7786" w:hanging="360"/>
      </w:pPr>
      <w:rPr>
        <w:rFonts w:ascii="Symbol" w:hAnsi="Symbol" w:hint="default"/>
      </w:rPr>
    </w:lvl>
    <w:lvl w:ilvl="7" w:tplc="04090003" w:tentative="1">
      <w:start w:val="1"/>
      <w:numFmt w:val="bullet"/>
      <w:lvlText w:val="o"/>
      <w:lvlJc w:val="left"/>
      <w:pPr>
        <w:ind w:left="8506" w:hanging="360"/>
      </w:pPr>
      <w:rPr>
        <w:rFonts w:ascii="Courier New" w:hAnsi="Courier New" w:cs="Courier New" w:hint="default"/>
      </w:rPr>
    </w:lvl>
    <w:lvl w:ilvl="8" w:tplc="04090005" w:tentative="1">
      <w:start w:val="1"/>
      <w:numFmt w:val="bullet"/>
      <w:lvlText w:val=""/>
      <w:lvlJc w:val="left"/>
      <w:pPr>
        <w:ind w:left="9226" w:hanging="360"/>
      </w:pPr>
      <w:rPr>
        <w:rFonts w:ascii="Wingdings" w:hAnsi="Wingdings" w:hint="default"/>
      </w:rPr>
    </w:lvl>
  </w:abstractNum>
  <w:num w:numId="1" w16cid:durableId="1089279524">
    <w:abstractNumId w:val="12"/>
  </w:num>
  <w:num w:numId="2" w16cid:durableId="101658594">
    <w:abstractNumId w:val="9"/>
  </w:num>
  <w:num w:numId="3" w16cid:durableId="979845574">
    <w:abstractNumId w:val="7"/>
  </w:num>
  <w:num w:numId="4" w16cid:durableId="1115254890">
    <w:abstractNumId w:val="1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8809249">
    <w:abstractNumId w:val="24"/>
  </w:num>
  <w:num w:numId="6" w16cid:durableId="1361663396">
    <w:abstractNumId w:val="28"/>
  </w:num>
  <w:num w:numId="7" w16cid:durableId="638606225">
    <w:abstractNumId w:val="3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5124360">
    <w:abstractNumId w:val="26"/>
  </w:num>
  <w:num w:numId="9" w16cid:durableId="824904774">
    <w:abstractNumId w:val="13"/>
  </w:num>
  <w:num w:numId="10" w16cid:durableId="557400949">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7729674">
    <w:abstractNumId w:val="33"/>
  </w:num>
  <w:num w:numId="12" w16cid:durableId="1230069017">
    <w:abstractNumId w:val="2"/>
  </w:num>
  <w:num w:numId="13" w16cid:durableId="1380013257">
    <w:abstractNumId w:val="15"/>
  </w:num>
  <w:num w:numId="14" w16cid:durableId="1243250054">
    <w:abstractNumId w:val="18"/>
  </w:num>
  <w:num w:numId="15" w16cid:durableId="957835377">
    <w:abstractNumId w:val="8"/>
  </w:num>
  <w:num w:numId="16" w16cid:durableId="1303074297">
    <w:abstractNumId w:val="14"/>
  </w:num>
  <w:num w:numId="17" w16cid:durableId="1325015501">
    <w:abstractNumId w:val="5"/>
  </w:num>
  <w:num w:numId="18" w16cid:durableId="1779567811">
    <w:abstractNumId w:val="39"/>
  </w:num>
  <w:num w:numId="19" w16cid:durableId="824711919">
    <w:abstractNumId w:val="29"/>
  </w:num>
  <w:num w:numId="20" w16cid:durableId="1530220355">
    <w:abstractNumId w:val="1"/>
  </w:num>
  <w:num w:numId="21" w16cid:durableId="942999453">
    <w:abstractNumId w:val="31"/>
  </w:num>
  <w:num w:numId="22" w16cid:durableId="1854612936">
    <w:abstractNumId w:val="32"/>
  </w:num>
  <w:num w:numId="23" w16cid:durableId="752824855">
    <w:abstractNumId w:val="1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5336489">
    <w:abstractNumId w:val="20"/>
  </w:num>
  <w:num w:numId="25" w16cid:durableId="265308666">
    <w:abstractNumId w:val="0"/>
  </w:num>
  <w:num w:numId="26" w16cid:durableId="749548570">
    <w:abstractNumId w:val="21"/>
  </w:num>
  <w:num w:numId="27" w16cid:durableId="1884094760">
    <w:abstractNumId w:val="10"/>
  </w:num>
  <w:num w:numId="28" w16cid:durableId="997997262">
    <w:abstractNumId w:val="16"/>
  </w:num>
  <w:num w:numId="29" w16cid:durableId="162168443">
    <w:abstractNumId w:val="36"/>
  </w:num>
  <w:num w:numId="30" w16cid:durableId="1901671545">
    <w:abstractNumId w:val="27"/>
  </w:num>
  <w:num w:numId="31" w16cid:durableId="764691616">
    <w:abstractNumId w:val="22"/>
  </w:num>
  <w:num w:numId="32" w16cid:durableId="152139114">
    <w:abstractNumId w:val="3"/>
  </w:num>
  <w:num w:numId="33" w16cid:durableId="37240349">
    <w:abstractNumId w:val="23"/>
  </w:num>
  <w:num w:numId="34" w16cid:durableId="1406803449">
    <w:abstractNumId w:val="37"/>
  </w:num>
  <w:num w:numId="35" w16cid:durableId="574122384">
    <w:abstractNumId w:val="25"/>
  </w:num>
  <w:num w:numId="36" w16cid:durableId="740711630">
    <w:abstractNumId w:val="38"/>
  </w:num>
  <w:num w:numId="37" w16cid:durableId="615523383">
    <w:abstractNumId w:val="34"/>
  </w:num>
  <w:num w:numId="38" w16cid:durableId="298069480">
    <w:abstractNumId w:val="35"/>
  </w:num>
  <w:num w:numId="39" w16cid:durableId="718166659">
    <w:abstractNumId w:val="17"/>
  </w:num>
  <w:num w:numId="40" w16cid:durableId="264382046">
    <w:abstractNumId w:val="4"/>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m, Nguyen Thi Phuong">
    <w15:presenceInfo w15:providerId="AD" w15:userId="S::tram.nguyen@asn.vn::4936400c-881a-49b6-807a-75053b69cd52"/>
  </w15:person>
  <w15:person w15:author="Thach, Pham Ngoc (HLV)">
    <w15:presenceInfo w15:providerId="AD" w15:userId="S::thach.pham@hlv.vn::67303a7c-de3c-4f86-bc8b-d98b9353257a"/>
  </w15:person>
  <w15:person w15:author="Thuy Tien PCDN">
    <w15:presenceInfo w15:providerId="Windows Live" w15:userId="9e7df6fd43bde005"/>
  </w15:person>
  <w15:person w15:author="NB">
    <w15:presenceInfo w15:providerId="None" w15:userId="NB"/>
  </w15:person>
  <w15:person w15:author="Hieu Nguyen">
    <w15:presenceInfo w15:providerId="Windows Live" w15:userId="75a96ed5aa17c9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994"/>
    <w:rsid w:val="000071FD"/>
    <w:rsid w:val="0000765C"/>
    <w:rsid w:val="00011031"/>
    <w:rsid w:val="000222AE"/>
    <w:rsid w:val="000231EA"/>
    <w:rsid w:val="000264E6"/>
    <w:rsid w:val="00027A3C"/>
    <w:rsid w:val="000347E1"/>
    <w:rsid w:val="000373EC"/>
    <w:rsid w:val="000423B2"/>
    <w:rsid w:val="0004588B"/>
    <w:rsid w:val="00050CAA"/>
    <w:rsid w:val="000575FA"/>
    <w:rsid w:val="00065153"/>
    <w:rsid w:val="00081D0E"/>
    <w:rsid w:val="0008529F"/>
    <w:rsid w:val="0008571B"/>
    <w:rsid w:val="000A321F"/>
    <w:rsid w:val="000B3EF3"/>
    <w:rsid w:val="000C20EE"/>
    <w:rsid w:val="000D677F"/>
    <w:rsid w:val="000D7CC8"/>
    <w:rsid w:val="000E02C2"/>
    <w:rsid w:val="000E1014"/>
    <w:rsid w:val="000E16C8"/>
    <w:rsid w:val="000E76B2"/>
    <w:rsid w:val="000F0594"/>
    <w:rsid w:val="000F0BBF"/>
    <w:rsid w:val="000F0F39"/>
    <w:rsid w:val="000F2D28"/>
    <w:rsid w:val="000F7085"/>
    <w:rsid w:val="001000B6"/>
    <w:rsid w:val="00100D83"/>
    <w:rsid w:val="00106A84"/>
    <w:rsid w:val="00106B74"/>
    <w:rsid w:val="00107794"/>
    <w:rsid w:val="001109BA"/>
    <w:rsid w:val="00113998"/>
    <w:rsid w:val="00114DE4"/>
    <w:rsid w:val="001179D0"/>
    <w:rsid w:val="00117D5A"/>
    <w:rsid w:val="001201BC"/>
    <w:rsid w:val="00126046"/>
    <w:rsid w:val="00131B5D"/>
    <w:rsid w:val="0013341D"/>
    <w:rsid w:val="001338ED"/>
    <w:rsid w:val="00136106"/>
    <w:rsid w:val="0014181C"/>
    <w:rsid w:val="00142B42"/>
    <w:rsid w:val="0014342F"/>
    <w:rsid w:val="00145E01"/>
    <w:rsid w:val="00151BA5"/>
    <w:rsid w:val="00160B12"/>
    <w:rsid w:val="00162994"/>
    <w:rsid w:val="001665DF"/>
    <w:rsid w:val="001753C9"/>
    <w:rsid w:val="00177248"/>
    <w:rsid w:val="0019409D"/>
    <w:rsid w:val="001947EA"/>
    <w:rsid w:val="001952D4"/>
    <w:rsid w:val="001B09BF"/>
    <w:rsid w:val="001B4E65"/>
    <w:rsid w:val="001C19DD"/>
    <w:rsid w:val="001D1111"/>
    <w:rsid w:val="001D22B1"/>
    <w:rsid w:val="001D79A1"/>
    <w:rsid w:val="001E7330"/>
    <w:rsid w:val="001F7042"/>
    <w:rsid w:val="00202503"/>
    <w:rsid w:val="00203296"/>
    <w:rsid w:val="0021623E"/>
    <w:rsid w:val="002166EF"/>
    <w:rsid w:val="0021786A"/>
    <w:rsid w:val="002232AE"/>
    <w:rsid w:val="00225BC3"/>
    <w:rsid w:val="0023371F"/>
    <w:rsid w:val="00240B88"/>
    <w:rsid w:val="0024559C"/>
    <w:rsid w:val="002462BF"/>
    <w:rsid w:val="00252DD8"/>
    <w:rsid w:val="00254AE1"/>
    <w:rsid w:val="002603B8"/>
    <w:rsid w:val="0026164E"/>
    <w:rsid w:val="00263A8F"/>
    <w:rsid w:val="002660AB"/>
    <w:rsid w:val="002730FA"/>
    <w:rsid w:val="00276C82"/>
    <w:rsid w:val="00290E82"/>
    <w:rsid w:val="00293D06"/>
    <w:rsid w:val="002A0819"/>
    <w:rsid w:val="002A3EE2"/>
    <w:rsid w:val="002A44AE"/>
    <w:rsid w:val="002B5A77"/>
    <w:rsid w:val="002C0BF9"/>
    <w:rsid w:val="002C0FEC"/>
    <w:rsid w:val="002C4AF4"/>
    <w:rsid w:val="002C4E5D"/>
    <w:rsid w:val="002C4ED0"/>
    <w:rsid w:val="002C736A"/>
    <w:rsid w:val="002D1B77"/>
    <w:rsid w:val="002D27E3"/>
    <w:rsid w:val="002D290C"/>
    <w:rsid w:val="002D64E4"/>
    <w:rsid w:val="002E6779"/>
    <w:rsid w:val="002F32DF"/>
    <w:rsid w:val="002F7616"/>
    <w:rsid w:val="003013A7"/>
    <w:rsid w:val="00305E38"/>
    <w:rsid w:val="00315129"/>
    <w:rsid w:val="00321F19"/>
    <w:rsid w:val="00325B94"/>
    <w:rsid w:val="00327096"/>
    <w:rsid w:val="00331C9D"/>
    <w:rsid w:val="00335852"/>
    <w:rsid w:val="00335A33"/>
    <w:rsid w:val="003430E4"/>
    <w:rsid w:val="0034506A"/>
    <w:rsid w:val="00353138"/>
    <w:rsid w:val="0035671B"/>
    <w:rsid w:val="003602FE"/>
    <w:rsid w:val="00363431"/>
    <w:rsid w:val="00371BC9"/>
    <w:rsid w:val="00396BE4"/>
    <w:rsid w:val="00397180"/>
    <w:rsid w:val="003A6A4B"/>
    <w:rsid w:val="003C0E0C"/>
    <w:rsid w:val="003C15F4"/>
    <w:rsid w:val="003C3E98"/>
    <w:rsid w:val="003C7204"/>
    <w:rsid w:val="003D4DF3"/>
    <w:rsid w:val="003D5F19"/>
    <w:rsid w:val="003E131F"/>
    <w:rsid w:val="003E4200"/>
    <w:rsid w:val="003E6737"/>
    <w:rsid w:val="003E6C84"/>
    <w:rsid w:val="003F5EB5"/>
    <w:rsid w:val="004016A8"/>
    <w:rsid w:val="004049ED"/>
    <w:rsid w:val="004118B2"/>
    <w:rsid w:val="00423DAE"/>
    <w:rsid w:val="00443C76"/>
    <w:rsid w:val="00444641"/>
    <w:rsid w:val="00447B5F"/>
    <w:rsid w:val="00461009"/>
    <w:rsid w:val="00462774"/>
    <w:rsid w:val="004760A4"/>
    <w:rsid w:val="004763F5"/>
    <w:rsid w:val="00481957"/>
    <w:rsid w:val="00487926"/>
    <w:rsid w:val="004A57D1"/>
    <w:rsid w:val="004B0CA8"/>
    <w:rsid w:val="004B0FE9"/>
    <w:rsid w:val="004B76DC"/>
    <w:rsid w:val="004C7738"/>
    <w:rsid w:val="004D3BFC"/>
    <w:rsid w:val="004E0B44"/>
    <w:rsid w:val="00502443"/>
    <w:rsid w:val="00503BEE"/>
    <w:rsid w:val="00504CDA"/>
    <w:rsid w:val="00505077"/>
    <w:rsid w:val="00506E73"/>
    <w:rsid w:val="00513C55"/>
    <w:rsid w:val="00520C7A"/>
    <w:rsid w:val="00523DDD"/>
    <w:rsid w:val="00524B2C"/>
    <w:rsid w:val="00525133"/>
    <w:rsid w:val="0052776A"/>
    <w:rsid w:val="00545D72"/>
    <w:rsid w:val="00547605"/>
    <w:rsid w:val="00550F90"/>
    <w:rsid w:val="00551158"/>
    <w:rsid w:val="0055587C"/>
    <w:rsid w:val="00555F51"/>
    <w:rsid w:val="00556EAE"/>
    <w:rsid w:val="00557D96"/>
    <w:rsid w:val="0056096D"/>
    <w:rsid w:val="00567E85"/>
    <w:rsid w:val="00581D5D"/>
    <w:rsid w:val="0059657D"/>
    <w:rsid w:val="005974C8"/>
    <w:rsid w:val="0059798F"/>
    <w:rsid w:val="005A0650"/>
    <w:rsid w:val="005C38D3"/>
    <w:rsid w:val="005C53EB"/>
    <w:rsid w:val="005D4238"/>
    <w:rsid w:val="005D7823"/>
    <w:rsid w:val="005F0F8B"/>
    <w:rsid w:val="005F3858"/>
    <w:rsid w:val="005F65F0"/>
    <w:rsid w:val="00606A62"/>
    <w:rsid w:val="00610668"/>
    <w:rsid w:val="00616A8D"/>
    <w:rsid w:val="00620E9C"/>
    <w:rsid w:val="00621A3C"/>
    <w:rsid w:val="006241C1"/>
    <w:rsid w:val="00625B2F"/>
    <w:rsid w:val="00631BA6"/>
    <w:rsid w:val="006514F3"/>
    <w:rsid w:val="006517F0"/>
    <w:rsid w:val="006546FC"/>
    <w:rsid w:val="006568C6"/>
    <w:rsid w:val="00661FA4"/>
    <w:rsid w:val="006662BA"/>
    <w:rsid w:val="006664DA"/>
    <w:rsid w:val="00674D5C"/>
    <w:rsid w:val="0067612A"/>
    <w:rsid w:val="006832BC"/>
    <w:rsid w:val="0068469F"/>
    <w:rsid w:val="006929D1"/>
    <w:rsid w:val="00693A0A"/>
    <w:rsid w:val="00694291"/>
    <w:rsid w:val="006A0D4E"/>
    <w:rsid w:val="006A2F66"/>
    <w:rsid w:val="006A4AF1"/>
    <w:rsid w:val="006A669E"/>
    <w:rsid w:val="006A70FB"/>
    <w:rsid w:val="006A74AB"/>
    <w:rsid w:val="006A79AC"/>
    <w:rsid w:val="006B43D2"/>
    <w:rsid w:val="006C2A18"/>
    <w:rsid w:val="006C66C3"/>
    <w:rsid w:val="006E18FD"/>
    <w:rsid w:val="006E5FAC"/>
    <w:rsid w:val="006E641D"/>
    <w:rsid w:val="006F163E"/>
    <w:rsid w:val="006F18AC"/>
    <w:rsid w:val="006F34CF"/>
    <w:rsid w:val="006F4986"/>
    <w:rsid w:val="00702711"/>
    <w:rsid w:val="007036E8"/>
    <w:rsid w:val="0072104B"/>
    <w:rsid w:val="0072772F"/>
    <w:rsid w:val="00730536"/>
    <w:rsid w:val="0073066D"/>
    <w:rsid w:val="00730D01"/>
    <w:rsid w:val="007374F7"/>
    <w:rsid w:val="007422D5"/>
    <w:rsid w:val="00745539"/>
    <w:rsid w:val="00753E20"/>
    <w:rsid w:val="0075421E"/>
    <w:rsid w:val="00756CCC"/>
    <w:rsid w:val="00757326"/>
    <w:rsid w:val="007671A6"/>
    <w:rsid w:val="0077468B"/>
    <w:rsid w:val="007754BC"/>
    <w:rsid w:val="007852FA"/>
    <w:rsid w:val="007A17AA"/>
    <w:rsid w:val="007A4051"/>
    <w:rsid w:val="007B7A23"/>
    <w:rsid w:val="007B7F3C"/>
    <w:rsid w:val="007D2C4E"/>
    <w:rsid w:val="007D2E75"/>
    <w:rsid w:val="007D582B"/>
    <w:rsid w:val="007F2D34"/>
    <w:rsid w:val="00801D1E"/>
    <w:rsid w:val="0081107B"/>
    <w:rsid w:val="00811E6E"/>
    <w:rsid w:val="0081737A"/>
    <w:rsid w:val="0082198A"/>
    <w:rsid w:val="00821CAB"/>
    <w:rsid w:val="008227CE"/>
    <w:rsid w:val="00823250"/>
    <w:rsid w:val="00826E6C"/>
    <w:rsid w:val="00827751"/>
    <w:rsid w:val="00845C1C"/>
    <w:rsid w:val="0084614C"/>
    <w:rsid w:val="00851AF8"/>
    <w:rsid w:val="00864FC6"/>
    <w:rsid w:val="00880390"/>
    <w:rsid w:val="00886189"/>
    <w:rsid w:val="00890A00"/>
    <w:rsid w:val="00892329"/>
    <w:rsid w:val="008A0107"/>
    <w:rsid w:val="008A158D"/>
    <w:rsid w:val="008A1E4D"/>
    <w:rsid w:val="008A2C05"/>
    <w:rsid w:val="008A6EB8"/>
    <w:rsid w:val="008A74BE"/>
    <w:rsid w:val="008A7689"/>
    <w:rsid w:val="008B154A"/>
    <w:rsid w:val="008B2AE9"/>
    <w:rsid w:val="008B619D"/>
    <w:rsid w:val="008B78B9"/>
    <w:rsid w:val="008C2CC6"/>
    <w:rsid w:val="008C431E"/>
    <w:rsid w:val="008D356D"/>
    <w:rsid w:val="008E065D"/>
    <w:rsid w:val="008F340D"/>
    <w:rsid w:val="009066FE"/>
    <w:rsid w:val="00907747"/>
    <w:rsid w:val="00907A3A"/>
    <w:rsid w:val="00907EA1"/>
    <w:rsid w:val="009167B8"/>
    <w:rsid w:val="00917C0C"/>
    <w:rsid w:val="00932CBB"/>
    <w:rsid w:val="00934180"/>
    <w:rsid w:val="00940A31"/>
    <w:rsid w:val="00965A92"/>
    <w:rsid w:val="00965DC3"/>
    <w:rsid w:val="00967E76"/>
    <w:rsid w:val="009745B4"/>
    <w:rsid w:val="00976EBC"/>
    <w:rsid w:val="009868B5"/>
    <w:rsid w:val="009869D4"/>
    <w:rsid w:val="00990A19"/>
    <w:rsid w:val="00991DE0"/>
    <w:rsid w:val="00991F16"/>
    <w:rsid w:val="0099415D"/>
    <w:rsid w:val="009A243C"/>
    <w:rsid w:val="009A53AD"/>
    <w:rsid w:val="009A540C"/>
    <w:rsid w:val="009A6230"/>
    <w:rsid w:val="009B0F38"/>
    <w:rsid w:val="009B2CB0"/>
    <w:rsid w:val="009B5E1B"/>
    <w:rsid w:val="009B6831"/>
    <w:rsid w:val="009C2777"/>
    <w:rsid w:val="009C3ADD"/>
    <w:rsid w:val="009C56A2"/>
    <w:rsid w:val="009C5DBE"/>
    <w:rsid w:val="009C607B"/>
    <w:rsid w:val="009C7F06"/>
    <w:rsid w:val="009E1C44"/>
    <w:rsid w:val="009F0124"/>
    <w:rsid w:val="00A014A9"/>
    <w:rsid w:val="00A071D1"/>
    <w:rsid w:val="00A10209"/>
    <w:rsid w:val="00A14F18"/>
    <w:rsid w:val="00A54BD0"/>
    <w:rsid w:val="00A5615E"/>
    <w:rsid w:val="00A6470E"/>
    <w:rsid w:val="00A65736"/>
    <w:rsid w:val="00A7378A"/>
    <w:rsid w:val="00A73B09"/>
    <w:rsid w:val="00A74975"/>
    <w:rsid w:val="00A81686"/>
    <w:rsid w:val="00A9548A"/>
    <w:rsid w:val="00A9589E"/>
    <w:rsid w:val="00AA7352"/>
    <w:rsid w:val="00AB0985"/>
    <w:rsid w:val="00AB22DB"/>
    <w:rsid w:val="00AB6D0F"/>
    <w:rsid w:val="00AC01A0"/>
    <w:rsid w:val="00AD5F7D"/>
    <w:rsid w:val="00AD61E0"/>
    <w:rsid w:val="00AD76AD"/>
    <w:rsid w:val="00AE2FD8"/>
    <w:rsid w:val="00AE6CC5"/>
    <w:rsid w:val="00AF526E"/>
    <w:rsid w:val="00B035C3"/>
    <w:rsid w:val="00B143AC"/>
    <w:rsid w:val="00B15A14"/>
    <w:rsid w:val="00B1756F"/>
    <w:rsid w:val="00B25618"/>
    <w:rsid w:val="00B35F3A"/>
    <w:rsid w:val="00B36C51"/>
    <w:rsid w:val="00B3783E"/>
    <w:rsid w:val="00B4062A"/>
    <w:rsid w:val="00B411A2"/>
    <w:rsid w:val="00B43F5E"/>
    <w:rsid w:val="00B454D3"/>
    <w:rsid w:val="00B4551A"/>
    <w:rsid w:val="00B63839"/>
    <w:rsid w:val="00B648D4"/>
    <w:rsid w:val="00B7348D"/>
    <w:rsid w:val="00B75E61"/>
    <w:rsid w:val="00B7688C"/>
    <w:rsid w:val="00B76C6A"/>
    <w:rsid w:val="00B80859"/>
    <w:rsid w:val="00B8262B"/>
    <w:rsid w:val="00B9152A"/>
    <w:rsid w:val="00B919A1"/>
    <w:rsid w:val="00B94549"/>
    <w:rsid w:val="00BA009F"/>
    <w:rsid w:val="00BA0C82"/>
    <w:rsid w:val="00BA1E37"/>
    <w:rsid w:val="00BB2891"/>
    <w:rsid w:val="00BB539B"/>
    <w:rsid w:val="00BC48AE"/>
    <w:rsid w:val="00BC630E"/>
    <w:rsid w:val="00BD64EF"/>
    <w:rsid w:val="00BE1944"/>
    <w:rsid w:val="00BE384A"/>
    <w:rsid w:val="00BF010A"/>
    <w:rsid w:val="00BF2C0E"/>
    <w:rsid w:val="00BF5842"/>
    <w:rsid w:val="00BF7B2B"/>
    <w:rsid w:val="00C03B81"/>
    <w:rsid w:val="00C121E5"/>
    <w:rsid w:val="00C1230D"/>
    <w:rsid w:val="00C17C6A"/>
    <w:rsid w:val="00C30D97"/>
    <w:rsid w:val="00C41DBA"/>
    <w:rsid w:val="00C43277"/>
    <w:rsid w:val="00C44D60"/>
    <w:rsid w:val="00C50357"/>
    <w:rsid w:val="00C55CFC"/>
    <w:rsid w:val="00C57241"/>
    <w:rsid w:val="00C76B39"/>
    <w:rsid w:val="00C83730"/>
    <w:rsid w:val="00C85F4D"/>
    <w:rsid w:val="00C97EB5"/>
    <w:rsid w:val="00CA189E"/>
    <w:rsid w:val="00CA286B"/>
    <w:rsid w:val="00CA4548"/>
    <w:rsid w:val="00CA48D5"/>
    <w:rsid w:val="00CA5883"/>
    <w:rsid w:val="00CB59F4"/>
    <w:rsid w:val="00CB78A4"/>
    <w:rsid w:val="00CB7D1A"/>
    <w:rsid w:val="00CC16E3"/>
    <w:rsid w:val="00CC390D"/>
    <w:rsid w:val="00CD6411"/>
    <w:rsid w:val="00CF4E6A"/>
    <w:rsid w:val="00D025EC"/>
    <w:rsid w:val="00D1147F"/>
    <w:rsid w:val="00D12F1C"/>
    <w:rsid w:val="00D220EC"/>
    <w:rsid w:val="00D220FB"/>
    <w:rsid w:val="00D2672D"/>
    <w:rsid w:val="00D3302E"/>
    <w:rsid w:val="00D33C09"/>
    <w:rsid w:val="00D34F65"/>
    <w:rsid w:val="00D427C4"/>
    <w:rsid w:val="00D45954"/>
    <w:rsid w:val="00D4760A"/>
    <w:rsid w:val="00D52D46"/>
    <w:rsid w:val="00D565E5"/>
    <w:rsid w:val="00D56A00"/>
    <w:rsid w:val="00D57128"/>
    <w:rsid w:val="00D6022F"/>
    <w:rsid w:val="00D6276A"/>
    <w:rsid w:val="00D656FF"/>
    <w:rsid w:val="00D73366"/>
    <w:rsid w:val="00D73CEB"/>
    <w:rsid w:val="00D76816"/>
    <w:rsid w:val="00D92BAC"/>
    <w:rsid w:val="00D94DD8"/>
    <w:rsid w:val="00DB4845"/>
    <w:rsid w:val="00DB5E5D"/>
    <w:rsid w:val="00DB63C8"/>
    <w:rsid w:val="00DC1FD6"/>
    <w:rsid w:val="00DC4864"/>
    <w:rsid w:val="00DC4D87"/>
    <w:rsid w:val="00DC7435"/>
    <w:rsid w:val="00DD1AB1"/>
    <w:rsid w:val="00DD3459"/>
    <w:rsid w:val="00DD416E"/>
    <w:rsid w:val="00DE14B5"/>
    <w:rsid w:val="00E034F0"/>
    <w:rsid w:val="00E26E8E"/>
    <w:rsid w:val="00E33B45"/>
    <w:rsid w:val="00E57E2D"/>
    <w:rsid w:val="00E60B02"/>
    <w:rsid w:val="00E60D93"/>
    <w:rsid w:val="00EA0714"/>
    <w:rsid w:val="00EA3DAF"/>
    <w:rsid w:val="00EA7704"/>
    <w:rsid w:val="00EB03C3"/>
    <w:rsid w:val="00EB1AD3"/>
    <w:rsid w:val="00EB6B56"/>
    <w:rsid w:val="00EB7E7C"/>
    <w:rsid w:val="00EC1345"/>
    <w:rsid w:val="00EC448D"/>
    <w:rsid w:val="00EC4D44"/>
    <w:rsid w:val="00EC4EB1"/>
    <w:rsid w:val="00EC5D72"/>
    <w:rsid w:val="00ED104E"/>
    <w:rsid w:val="00ED4C9A"/>
    <w:rsid w:val="00ED4FEB"/>
    <w:rsid w:val="00ED72CA"/>
    <w:rsid w:val="00EE04EA"/>
    <w:rsid w:val="00EF1270"/>
    <w:rsid w:val="00EF6353"/>
    <w:rsid w:val="00EF7979"/>
    <w:rsid w:val="00F008F4"/>
    <w:rsid w:val="00F0601C"/>
    <w:rsid w:val="00F10262"/>
    <w:rsid w:val="00F273CB"/>
    <w:rsid w:val="00F36891"/>
    <w:rsid w:val="00F56416"/>
    <w:rsid w:val="00F6138A"/>
    <w:rsid w:val="00F702E1"/>
    <w:rsid w:val="00F71E8E"/>
    <w:rsid w:val="00F7760A"/>
    <w:rsid w:val="00F77ABF"/>
    <w:rsid w:val="00F93350"/>
    <w:rsid w:val="00F94BF8"/>
    <w:rsid w:val="00FA309D"/>
    <w:rsid w:val="00FA4167"/>
    <w:rsid w:val="00FB32C2"/>
    <w:rsid w:val="00FB6973"/>
    <w:rsid w:val="00FB7D61"/>
    <w:rsid w:val="00FB7F5B"/>
    <w:rsid w:val="00FC3798"/>
    <w:rsid w:val="00FD2CF3"/>
    <w:rsid w:val="00FD460B"/>
    <w:rsid w:val="00FD4788"/>
    <w:rsid w:val="00FD61B4"/>
    <w:rsid w:val="00FD7340"/>
    <w:rsid w:val="00FD754B"/>
    <w:rsid w:val="00FE0DF3"/>
    <w:rsid w:val="00FE2E5A"/>
    <w:rsid w:val="00FF3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DEB8F"/>
  <w15:chartTrackingRefBased/>
  <w15:docId w15:val="{C4EDE105-437F-4A8A-A18D-CBD3E489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994"/>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994"/>
    <w:pPr>
      <w:tabs>
        <w:tab w:val="center" w:pos="4680"/>
        <w:tab w:val="right" w:pos="9360"/>
      </w:tabs>
    </w:pPr>
  </w:style>
  <w:style w:type="character" w:customStyle="1" w:styleId="HeaderChar">
    <w:name w:val="Header Char"/>
    <w:basedOn w:val="DefaultParagraphFont"/>
    <w:link w:val="Header"/>
    <w:uiPriority w:val="99"/>
    <w:rsid w:val="00162994"/>
  </w:style>
  <w:style w:type="paragraph" w:styleId="Footer">
    <w:name w:val="footer"/>
    <w:basedOn w:val="Normal"/>
    <w:link w:val="FooterChar"/>
    <w:uiPriority w:val="99"/>
    <w:unhideWhenUsed/>
    <w:rsid w:val="00162994"/>
    <w:pPr>
      <w:tabs>
        <w:tab w:val="center" w:pos="4680"/>
        <w:tab w:val="right" w:pos="9360"/>
      </w:tabs>
    </w:pPr>
  </w:style>
  <w:style w:type="character" w:customStyle="1" w:styleId="FooterChar">
    <w:name w:val="Footer Char"/>
    <w:basedOn w:val="DefaultParagraphFont"/>
    <w:link w:val="Footer"/>
    <w:uiPriority w:val="99"/>
    <w:rsid w:val="00162994"/>
  </w:style>
  <w:style w:type="paragraph" w:styleId="ListParagraph">
    <w:name w:val="List Paragraph"/>
    <w:basedOn w:val="Normal"/>
    <w:link w:val="ListParagraphChar"/>
    <w:uiPriority w:val="34"/>
    <w:qFormat/>
    <w:rsid w:val="00162994"/>
    <w:pPr>
      <w:suppressAutoHyphens/>
      <w:spacing w:after="200" w:line="276" w:lineRule="auto"/>
      <w:ind w:left="720"/>
      <w:contextualSpacing/>
    </w:pPr>
    <w:rPr>
      <w:rFonts w:ascii="Calibri" w:eastAsia="Calibri" w:hAnsi="Calibri" w:cs="Calibri"/>
      <w:color w:val="00000A"/>
      <w:sz w:val="22"/>
      <w:szCs w:val="22"/>
    </w:rPr>
  </w:style>
  <w:style w:type="character" w:styleId="Strong">
    <w:name w:val="Strong"/>
    <w:basedOn w:val="DefaultParagraphFont"/>
    <w:uiPriority w:val="22"/>
    <w:qFormat/>
    <w:rsid w:val="00162994"/>
    <w:rPr>
      <w:b/>
      <w:bCs/>
    </w:rPr>
  </w:style>
  <w:style w:type="character" w:customStyle="1" w:styleId="ListParagraphChar">
    <w:name w:val="List Paragraph Char"/>
    <w:link w:val="ListParagraph"/>
    <w:uiPriority w:val="34"/>
    <w:locked/>
    <w:rsid w:val="00162994"/>
    <w:rPr>
      <w:rFonts w:ascii="Calibri" w:eastAsia="Calibri" w:hAnsi="Calibri" w:cs="Calibri"/>
      <w:color w:val="00000A"/>
    </w:rPr>
  </w:style>
  <w:style w:type="paragraph" w:styleId="CommentText">
    <w:name w:val="annotation text"/>
    <w:basedOn w:val="Normal"/>
    <w:link w:val="CommentTextChar"/>
    <w:uiPriority w:val="99"/>
    <w:unhideWhenUsed/>
    <w:rsid w:val="00730D01"/>
    <w:rPr>
      <w:sz w:val="20"/>
      <w:szCs w:val="20"/>
    </w:rPr>
  </w:style>
  <w:style w:type="character" w:customStyle="1" w:styleId="CommentTextChar">
    <w:name w:val="Comment Text Char"/>
    <w:basedOn w:val="DefaultParagraphFont"/>
    <w:link w:val="CommentText"/>
    <w:uiPriority w:val="99"/>
    <w:rsid w:val="00730D01"/>
    <w:rPr>
      <w:rFonts w:ascii=".VnTime" w:eastAsia="Times New Roman" w:hAnsi=".VnTime" w:cs="Times New Roman"/>
      <w:sz w:val="20"/>
      <w:szCs w:val="20"/>
    </w:rPr>
  </w:style>
  <w:style w:type="character" w:styleId="CommentReference">
    <w:name w:val="annotation reference"/>
    <w:basedOn w:val="DefaultParagraphFont"/>
    <w:uiPriority w:val="99"/>
    <w:semiHidden/>
    <w:unhideWhenUsed/>
    <w:rsid w:val="00730D01"/>
    <w:rPr>
      <w:sz w:val="16"/>
      <w:szCs w:val="16"/>
    </w:rPr>
  </w:style>
  <w:style w:type="paragraph" w:styleId="BalloonText">
    <w:name w:val="Balloon Text"/>
    <w:basedOn w:val="Normal"/>
    <w:link w:val="BalloonTextChar"/>
    <w:uiPriority w:val="99"/>
    <w:semiHidden/>
    <w:unhideWhenUsed/>
    <w:rsid w:val="00730D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D01"/>
    <w:rPr>
      <w:rFonts w:ascii="Segoe UI" w:eastAsia="Times New Roman" w:hAnsi="Segoe UI" w:cs="Segoe UI"/>
      <w:sz w:val="18"/>
      <w:szCs w:val="18"/>
    </w:rPr>
  </w:style>
  <w:style w:type="table" w:styleId="TableGrid">
    <w:name w:val="Table Grid"/>
    <w:basedOn w:val="TableNormal"/>
    <w:uiPriority w:val="39"/>
    <w:rsid w:val="00730D0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341D"/>
    <w:rPr>
      <w:color w:val="0000FF"/>
      <w:u w:val="single"/>
    </w:rPr>
  </w:style>
  <w:style w:type="paragraph" w:styleId="CommentSubject">
    <w:name w:val="annotation subject"/>
    <w:basedOn w:val="CommentText"/>
    <w:next w:val="CommentText"/>
    <w:link w:val="CommentSubjectChar"/>
    <w:uiPriority w:val="99"/>
    <w:semiHidden/>
    <w:unhideWhenUsed/>
    <w:rsid w:val="00506E73"/>
    <w:rPr>
      <w:b/>
      <w:bCs/>
    </w:rPr>
  </w:style>
  <w:style w:type="character" w:customStyle="1" w:styleId="CommentSubjectChar">
    <w:name w:val="Comment Subject Char"/>
    <w:basedOn w:val="CommentTextChar"/>
    <w:link w:val="CommentSubject"/>
    <w:uiPriority w:val="99"/>
    <w:semiHidden/>
    <w:rsid w:val="00506E73"/>
    <w:rPr>
      <w:rFonts w:ascii=".VnTime" w:eastAsia="Times New Roman" w:hAnsi=".VnTime" w:cs="Times New Roman"/>
      <w:b/>
      <w:bCs/>
      <w:sz w:val="20"/>
      <w:szCs w:val="20"/>
    </w:rPr>
  </w:style>
  <w:style w:type="character" w:customStyle="1" w:styleId="email-preview1607670579527">
    <w:name w:val="email-preview__1607670579527"/>
    <w:basedOn w:val="DefaultParagraphFont"/>
    <w:rsid w:val="007A4051"/>
  </w:style>
  <w:style w:type="character" w:customStyle="1" w:styleId="il">
    <w:name w:val="il"/>
    <w:basedOn w:val="DefaultParagraphFont"/>
    <w:rsid w:val="00EF7979"/>
  </w:style>
  <w:style w:type="paragraph" w:styleId="Revision">
    <w:name w:val="Revision"/>
    <w:hidden/>
    <w:uiPriority w:val="99"/>
    <w:semiHidden/>
    <w:rsid w:val="00335852"/>
    <w:pPr>
      <w:spacing w:after="0" w:line="240" w:lineRule="auto"/>
    </w:pPr>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508">
      <w:bodyDiv w:val="1"/>
      <w:marLeft w:val="0"/>
      <w:marRight w:val="0"/>
      <w:marTop w:val="0"/>
      <w:marBottom w:val="0"/>
      <w:divBdr>
        <w:top w:val="none" w:sz="0" w:space="0" w:color="auto"/>
        <w:left w:val="none" w:sz="0" w:space="0" w:color="auto"/>
        <w:bottom w:val="none" w:sz="0" w:space="0" w:color="auto"/>
        <w:right w:val="none" w:sz="0" w:space="0" w:color="auto"/>
      </w:divBdr>
    </w:div>
    <w:div w:id="37165438">
      <w:bodyDiv w:val="1"/>
      <w:marLeft w:val="0"/>
      <w:marRight w:val="0"/>
      <w:marTop w:val="0"/>
      <w:marBottom w:val="0"/>
      <w:divBdr>
        <w:top w:val="none" w:sz="0" w:space="0" w:color="auto"/>
        <w:left w:val="none" w:sz="0" w:space="0" w:color="auto"/>
        <w:bottom w:val="none" w:sz="0" w:space="0" w:color="auto"/>
        <w:right w:val="none" w:sz="0" w:space="0" w:color="auto"/>
      </w:divBdr>
    </w:div>
    <w:div w:id="60255977">
      <w:bodyDiv w:val="1"/>
      <w:marLeft w:val="0"/>
      <w:marRight w:val="0"/>
      <w:marTop w:val="0"/>
      <w:marBottom w:val="0"/>
      <w:divBdr>
        <w:top w:val="none" w:sz="0" w:space="0" w:color="auto"/>
        <w:left w:val="none" w:sz="0" w:space="0" w:color="auto"/>
        <w:bottom w:val="none" w:sz="0" w:space="0" w:color="auto"/>
        <w:right w:val="none" w:sz="0" w:space="0" w:color="auto"/>
      </w:divBdr>
    </w:div>
    <w:div w:id="102773400">
      <w:bodyDiv w:val="1"/>
      <w:marLeft w:val="0"/>
      <w:marRight w:val="0"/>
      <w:marTop w:val="0"/>
      <w:marBottom w:val="0"/>
      <w:divBdr>
        <w:top w:val="none" w:sz="0" w:space="0" w:color="auto"/>
        <w:left w:val="none" w:sz="0" w:space="0" w:color="auto"/>
        <w:bottom w:val="none" w:sz="0" w:space="0" w:color="auto"/>
        <w:right w:val="none" w:sz="0" w:space="0" w:color="auto"/>
      </w:divBdr>
    </w:div>
    <w:div w:id="111871533">
      <w:bodyDiv w:val="1"/>
      <w:marLeft w:val="0"/>
      <w:marRight w:val="0"/>
      <w:marTop w:val="0"/>
      <w:marBottom w:val="0"/>
      <w:divBdr>
        <w:top w:val="none" w:sz="0" w:space="0" w:color="auto"/>
        <w:left w:val="none" w:sz="0" w:space="0" w:color="auto"/>
        <w:bottom w:val="none" w:sz="0" w:space="0" w:color="auto"/>
        <w:right w:val="none" w:sz="0" w:space="0" w:color="auto"/>
      </w:divBdr>
    </w:div>
    <w:div w:id="154533987">
      <w:bodyDiv w:val="1"/>
      <w:marLeft w:val="0"/>
      <w:marRight w:val="0"/>
      <w:marTop w:val="0"/>
      <w:marBottom w:val="0"/>
      <w:divBdr>
        <w:top w:val="none" w:sz="0" w:space="0" w:color="auto"/>
        <w:left w:val="none" w:sz="0" w:space="0" w:color="auto"/>
        <w:bottom w:val="none" w:sz="0" w:space="0" w:color="auto"/>
        <w:right w:val="none" w:sz="0" w:space="0" w:color="auto"/>
      </w:divBdr>
    </w:div>
    <w:div w:id="154810219">
      <w:bodyDiv w:val="1"/>
      <w:marLeft w:val="0"/>
      <w:marRight w:val="0"/>
      <w:marTop w:val="0"/>
      <w:marBottom w:val="0"/>
      <w:divBdr>
        <w:top w:val="none" w:sz="0" w:space="0" w:color="auto"/>
        <w:left w:val="none" w:sz="0" w:space="0" w:color="auto"/>
        <w:bottom w:val="none" w:sz="0" w:space="0" w:color="auto"/>
        <w:right w:val="none" w:sz="0" w:space="0" w:color="auto"/>
      </w:divBdr>
    </w:div>
    <w:div w:id="168445085">
      <w:bodyDiv w:val="1"/>
      <w:marLeft w:val="0"/>
      <w:marRight w:val="0"/>
      <w:marTop w:val="0"/>
      <w:marBottom w:val="0"/>
      <w:divBdr>
        <w:top w:val="none" w:sz="0" w:space="0" w:color="auto"/>
        <w:left w:val="none" w:sz="0" w:space="0" w:color="auto"/>
        <w:bottom w:val="none" w:sz="0" w:space="0" w:color="auto"/>
        <w:right w:val="none" w:sz="0" w:space="0" w:color="auto"/>
      </w:divBdr>
    </w:div>
    <w:div w:id="182207410">
      <w:bodyDiv w:val="1"/>
      <w:marLeft w:val="0"/>
      <w:marRight w:val="0"/>
      <w:marTop w:val="0"/>
      <w:marBottom w:val="0"/>
      <w:divBdr>
        <w:top w:val="none" w:sz="0" w:space="0" w:color="auto"/>
        <w:left w:val="none" w:sz="0" w:space="0" w:color="auto"/>
        <w:bottom w:val="none" w:sz="0" w:space="0" w:color="auto"/>
        <w:right w:val="none" w:sz="0" w:space="0" w:color="auto"/>
      </w:divBdr>
    </w:div>
    <w:div w:id="218595034">
      <w:bodyDiv w:val="1"/>
      <w:marLeft w:val="0"/>
      <w:marRight w:val="0"/>
      <w:marTop w:val="0"/>
      <w:marBottom w:val="0"/>
      <w:divBdr>
        <w:top w:val="none" w:sz="0" w:space="0" w:color="auto"/>
        <w:left w:val="none" w:sz="0" w:space="0" w:color="auto"/>
        <w:bottom w:val="none" w:sz="0" w:space="0" w:color="auto"/>
        <w:right w:val="none" w:sz="0" w:space="0" w:color="auto"/>
      </w:divBdr>
    </w:div>
    <w:div w:id="227612709">
      <w:bodyDiv w:val="1"/>
      <w:marLeft w:val="0"/>
      <w:marRight w:val="0"/>
      <w:marTop w:val="0"/>
      <w:marBottom w:val="0"/>
      <w:divBdr>
        <w:top w:val="none" w:sz="0" w:space="0" w:color="auto"/>
        <w:left w:val="none" w:sz="0" w:space="0" w:color="auto"/>
        <w:bottom w:val="none" w:sz="0" w:space="0" w:color="auto"/>
        <w:right w:val="none" w:sz="0" w:space="0" w:color="auto"/>
      </w:divBdr>
    </w:div>
    <w:div w:id="299383179">
      <w:bodyDiv w:val="1"/>
      <w:marLeft w:val="0"/>
      <w:marRight w:val="0"/>
      <w:marTop w:val="0"/>
      <w:marBottom w:val="0"/>
      <w:divBdr>
        <w:top w:val="none" w:sz="0" w:space="0" w:color="auto"/>
        <w:left w:val="none" w:sz="0" w:space="0" w:color="auto"/>
        <w:bottom w:val="none" w:sz="0" w:space="0" w:color="auto"/>
        <w:right w:val="none" w:sz="0" w:space="0" w:color="auto"/>
      </w:divBdr>
    </w:div>
    <w:div w:id="302121709">
      <w:bodyDiv w:val="1"/>
      <w:marLeft w:val="0"/>
      <w:marRight w:val="0"/>
      <w:marTop w:val="0"/>
      <w:marBottom w:val="0"/>
      <w:divBdr>
        <w:top w:val="none" w:sz="0" w:space="0" w:color="auto"/>
        <w:left w:val="none" w:sz="0" w:space="0" w:color="auto"/>
        <w:bottom w:val="none" w:sz="0" w:space="0" w:color="auto"/>
        <w:right w:val="none" w:sz="0" w:space="0" w:color="auto"/>
      </w:divBdr>
    </w:div>
    <w:div w:id="365760788">
      <w:bodyDiv w:val="1"/>
      <w:marLeft w:val="0"/>
      <w:marRight w:val="0"/>
      <w:marTop w:val="0"/>
      <w:marBottom w:val="0"/>
      <w:divBdr>
        <w:top w:val="none" w:sz="0" w:space="0" w:color="auto"/>
        <w:left w:val="none" w:sz="0" w:space="0" w:color="auto"/>
        <w:bottom w:val="none" w:sz="0" w:space="0" w:color="auto"/>
        <w:right w:val="none" w:sz="0" w:space="0" w:color="auto"/>
      </w:divBdr>
    </w:div>
    <w:div w:id="400448287">
      <w:bodyDiv w:val="1"/>
      <w:marLeft w:val="0"/>
      <w:marRight w:val="0"/>
      <w:marTop w:val="0"/>
      <w:marBottom w:val="0"/>
      <w:divBdr>
        <w:top w:val="none" w:sz="0" w:space="0" w:color="auto"/>
        <w:left w:val="none" w:sz="0" w:space="0" w:color="auto"/>
        <w:bottom w:val="none" w:sz="0" w:space="0" w:color="auto"/>
        <w:right w:val="none" w:sz="0" w:space="0" w:color="auto"/>
      </w:divBdr>
    </w:div>
    <w:div w:id="407387651">
      <w:bodyDiv w:val="1"/>
      <w:marLeft w:val="0"/>
      <w:marRight w:val="0"/>
      <w:marTop w:val="0"/>
      <w:marBottom w:val="0"/>
      <w:divBdr>
        <w:top w:val="none" w:sz="0" w:space="0" w:color="auto"/>
        <w:left w:val="none" w:sz="0" w:space="0" w:color="auto"/>
        <w:bottom w:val="none" w:sz="0" w:space="0" w:color="auto"/>
        <w:right w:val="none" w:sz="0" w:space="0" w:color="auto"/>
      </w:divBdr>
    </w:div>
    <w:div w:id="429857666">
      <w:bodyDiv w:val="1"/>
      <w:marLeft w:val="0"/>
      <w:marRight w:val="0"/>
      <w:marTop w:val="0"/>
      <w:marBottom w:val="0"/>
      <w:divBdr>
        <w:top w:val="none" w:sz="0" w:space="0" w:color="auto"/>
        <w:left w:val="none" w:sz="0" w:space="0" w:color="auto"/>
        <w:bottom w:val="none" w:sz="0" w:space="0" w:color="auto"/>
        <w:right w:val="none" w:sz="0" w:space="0" w:color="auto"/>
      </w:divBdr>
      <w:divsChild>
        <w:div w:id="1835485363">
          <w:marLeft w:val="0"/>
          <w:marRight w:val="0"/>
          <w:marTop w:val="0"/>
          <w:marBottom w:val="0"/>
          <w:divBdr>
            <w:top w:val="none" w:sz="0" w:space="0" w:color="auto"/>
            <w:left w:val="none" w:sz="0" w:space="0" w:color="auto"/>
            <w:bottom w:val="none" w:sz="0" w:space="0" w:color="auto"/>
            <w:right w:val="none" w:sz="0" w:space="0" w:color="auto"/>
          </w:divBdr>
          <w:divsChild>
            <w:div w:id="1962028952">
              <w:marLeft w:val="0"/>
              <w:marRight w:val="0"/>
              <w:marTop w:val="0"/>
              <w:marBottom w:val="0"/>
              <w:divBdr>
                <w:top w:val="none" w:sz="0" w:space="0" w:color="auto"/>
                <w:left w:val="none" w:sz="0" w:space="0" w:color="auto"/>
                <w:bottom w:val="single" w:sz="6" w:space="0" w:color="C0C0C0"/>
                <w:right w:val="none" w:sz="0" w:space="0" w:color="auto"/>
              </w:divBdr>
              <w:divsChild>
                <w:div w:id="1103920213">
                  <w:marLeft w:val="0"/>
                  <w:marRight w:val="0"/>
                  <w:marTop w:val="0"/>
                  <w:marBottom w:val="0"/>
                  <w:divBdr>
                    <w:top w:val="none" w:sz="0" w:space="0" w:color="auto"/>
                    <w:left w:val="none" w:sz="0" w:space="0" w:color="auto"/>
                    <w:bottom w:val="none" w:sz="0" w:space="0" w:color="auto"/>
                    <w:right w:val="none" w:sz="0" w:space="0" w:color="auto"/>
                  </w:divBdr>
                  <w:divsChild>
                    <w:div w:id="354313822">
                      <w:marLeft w:val="0"/>
                      <w:marRight w:val="0"/>
                      <w:marTop w:val="0"/>
                      <w:marBottom w:val="0"/>
                      <w:divBdr>
                        <w:top w:val="none" w:sz="0" w:space="0" w:color="auto"/>
                        <w:left w:val="none" w:sz="0" w:space="0" w:color="auto"/>
                        <w:bottom w:val="none" w:sz="0" w:space="0" w:color="auto"/>
                        <w:right w:val="none" w:sz="0" w:space="0" w:color="auto"/>
                      </w:divBdr>
                      <w:divsChild>
                        <w:div w:id="737942737">
                          <w:marLeft w:val="0"/>
                          <w:marRight w:val="0"/>
                          <w:marTop w:val="0"/>
                          <w:marBottom w:val="0"/>
                          <w:divBdr>
                            <w:top w:val="none" w:sz="0" w:space="0" w:color="auto"/>
                            <w:left w:val="none" w:sz="0" w:space="0" w:color="auto"/>
                            <w:bottom w:val="none" w:sz="0" w:space="0" w:color="auto"/>
                            <w:right w:val="none" w:sz="0" w:space="0" w:color="auto"/>
                          </w:divBdr>
                          <w:divsChild>
                            <w:div w:id="122745185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88583">
      <w:bodyDiv w:val="1"/>
      <w:marLeft w:val="0"/>
      <w:marRight w:val="0"/>
      <w:marTop w:val="0"/>
      <w:marBottom w:val="0"/>
      <w:divBdr>
        <w:top w:val="none" w:sz="0" w:space="0" w:color="auto"/>
        <w:left w:val="none" w:sz="0" w:space="0" w:color="auto"/>
        <w:bottom w:val="none" w:sz="0" w:space="0" w:color="auto"/>
        <w:right w:val="none" w:sz="0" w:space="0" w:color="auto"/>
      </w:divBdr>
    </w:div>
    <w:div w:id="445001224">
      <w:bodyDiv w:val="1"/>
      <w:marLeft w:val="0"/>
      <w:marRight w:val="0"/>
      <w:marTop w:val="0"/>
      <w:marBottom w:val="0"/>
      <w:divBdr>
        <w:top w:val="none" w:sz="0" w:space="0" w:color="auto"/>
        <w:left w:val="none" w:sz="0" w:space="0" w:color="auto"/>
        <w:bottom w:val="none" w:sz="0" w:space="0" w:color="auto"/>
        <w:right w:val="none" w:sz="0" w:space="0" w:color="auto"/>
      </w:divBdr>
    </w:div>
    <w:div w:id="449708070">
      <w:bodyDiv w:val="1"/>
      <w:marLeft w:val="0"/>
      <w:marRight w:val="0"/>
      <w:marTop w:val="0"/>
      <w:marBottom w:val="0"/>
      <w:divBdr>
        <w:top w:val="none" w:sz="0" w:space="0" w:color="auto"/>
        <w:left w:val="none" w:sz="0" w:space="0" w:color="auto"/>
        <w:bottom w:val="none" w:sz="0" w:space="0" w:color="auto"/>
        <w:right w:val="none" w:sz="0" w:space="0" w:color="auto"/>
      </w:divBdr>
    </w:div>
    <w:div w:id="459691305">
      <w:bodyDiv w:val="1"/>
      <w:marLeft w:val="0"/>
      <w:marRight w:val="0"/>
      <w:marTop w:val="0"/>
      <w:marBottom w:val="0"/>
      <w:divBdr>
        <w:top w:val="none" w:sz="0" w:space="0" w:color="auto"/>
        <w:left w:val="none" w:sz="0" w:space="0" w:color="auto"/>
        <w:bottom w:val="none" w:sz="0" w:space="0" w:color="auto"/>
        <w:right w:val="none" w:sz="0" w:space="0" w:color="auto"/>
      </w:divBdr>
    </w:div>
    <w:div w:id="513693801">
      <w:bodyDiv w:val="1"/>
      <w:marLeft w:val="0"/>
      <w:marRight w:val="0"/>
      <w:marTop w:val="0"/>
      <w:marBottom w:val="0"/>
      <w:divBdr>
        <w:top w:val="none" w:sz="0" w:space="0" w:color="auto"/>
        <w:left w:val="none" w:sz="0" w:space="0" w:color="auto"/>
        <w:bottom w:val="none" w:sz="0" w:space="0" w:color="auto"/>
        <w:right w:val="none" w:sz="0" w:space="0" w:color="auto"/>
      </w:divBdr>
    </w:div>
    <w:div w:id="521431042">
      <w:bodyDiv w:val="1"/>
      <w:marLeft w:val="0"/>
      <w:marRight w:val="0"/>
      <w:marTop w:val="0"/>
      <w:marBottom w:val="0"/>
      <w:divBdr>
        <w:top w:val="none" w:sz="0" w:space="0" w:color="auto"/>
        <w:left w:val="none" w:sz="0" w:space="0" w:color="auto"/>
        <w:bottom w:val="none" w:sz="0" w:space="0" w:color="auto"/>
        <w:right w:val="none" w:sz="0" w:space="0" w:color="auto"/>
      </w:divBdr>
    </w:div>
    <w:div w:id="565802997">
      <w:bodyDiv w:val="1"/>
      <w:marLeft w:val="0"/>
      <w:marRight w:val="0"/>
      <w:marTop w:val="0"/>
      <w:marBottom w:val="0"/>
      <w:divBdr>
        <w:top w:val="none" w:sz="0" w:space="0" w:color="auto"/>
        <w:left w:val="none" w:sz="0" w:space="0" w:color="auto"/>
        <w:bottom w:val="none" w:sz="0" w:space="0" w:color="auto"/>
        <w:right w:val="none" w:sz="0" w:space="0" w:color="auto"/>
      </w:divBdr>
    </w:div>
    <w:div w:id="581448292">
      <w:bodyDiv w:val="1"/>
      <w:marLeft w:val="0"/>
      <w:marRight w:val="0"/>
      <w:marTop w:val="0"/>
      <w:marBottom w:val="0"/>
      <w:divBdr>
        <w:top w:val="none" w:sz="0" w:space="0" w:color="auto"/>
        <w:left w:val="none" w:sz="0" w:space="0" w:color="auto"/>
        <w:bottom w:val="none" w:sz="0" w:space="0" w:color="auto"/>
        <w:right w:val="none" w:sz="0" w:space="0" w:color="auto"/>
      </w:divBdr>
    </w:div>
    <w:div w:id="652569569">
      <w:bodyDiv w:val="1"/>
      <w:marLeft w:val="0"/>
      <w:marRight w:val="0"/>
      <w:marTop w:val="0"/>
      <w:marBottom w:val="0"/>
      <w:divBdr>
        <w:top w:val="none" w:sz="0" w:space="0" w:color="auto"/>
        <w:left w:val="none" w:sz="0" w:space="0" w:color="auto"/>
        <w:bottom w:val="none" w:sz="0" w:space="0" w:color="auto"/>
        <w:right w:val="none" w:sz="0" w:space="0" w:color="auto"/>
      </w:divBdr>
    </w:div>
    <w:div w:id="785808532">
      <w:bodyDiv w:val="1"/>
      <w:marLeft w:val="0"/>
      <w:marRight w:val="0"/>
      <w:marTop w:val="0"/>
      <w:marBottom w:val="0"/>
      <w:divBdr>
        <w:top w:val="none" w:sz="0" w:space="0" w:color="auto"/>
        <w:left w:val="none" w:sz="0" w:space="0" w:color="auto"/>
        <w:bottom w:val="none" w:sz="0" w:space="0" w:color="auto"/>
        <w:right w:val="none" w:sz="0" w:space="0" w:color="auto"/>
      </w:divBdr>
    </w:div>
    <w:div w:id="849835548">
      <w:bodyDiv w:val="1"/>
      <w:marLeft w:val="0"/>
      <w:marRight w:val="0"/>
      <w:marTop w:val="0"/>
      <w:marBottom w:val="0"/>
      <w:divBdr>
        <w:top w:val="none" w:sz="0" w:space="0" w:color="auto"/>
        <w:left w:val="none" w:sz="0" w:space="0" w:color="auto"/>
        <w:bottom w:val="none" w:sz="0" w:space="0" w:color="auto"/>
        <w:right w:val="none" w:sz="0" w:space="0" w:color="auto"/>
      </w:divBdr>
    </w:div>
    <w:div w:id="918904400">
      <w:bodyDiv w:val="1"/>
      <w:marLeft w:val="0"/>
      <w:marRight w:val="0"/>
      <w:marTop w:val="0"/>
      <w:marBottom w:val="0"/>
      <w:divBdr>
        <w:top w:val="none" w:sz="0" w:space="0" w:color="auto"/>
        <w:left w:val="none" w:sz="0" w:space="0" w:color="auto"/>
        <w:bottom w:val="none" w:sz="0" w:space="0" w:color="auto"/>
        <w:right w:val="none" w:sz="0" w:space="0" w:color="auto"/>
      </w:divBdr>
    </w:div>
    <w:div w:id="928393548">
      <w:bodyDiv w:val="1"/>
      <w:marLeft w:val="0"/>
      <w:marRight w:val="0"/>
      <w:marTop w:val="0"/>
      <w:marBottom w:val="0"/>
      <w:divBdr>
        <w:top w:val="none" w:sz="0" w:space="0" w:color="auto"/>
        <w:left w:val="none" w:sz="0" w:space="0" w:color="auto"/>
        <w:bottom w:val="none" w:sz="0" w:space="0" w:color="auto"/>
        <w:right w:val="none" w:sz="0" w:space="0" w:color="auto"/>
      </w:divBdr>
    </w:div>
    <w:div w:id="961762063">
      <w:bodyDiv w:val="1"/>
      <w:marLeft w:val="0"/>
      <w:marRight w:val="0"/>
      <w:marTop w:val="0"/>
      <w:marBottom w:val="0"/>
      <w:divBdr>
        <w:top w:val="none" w:sz="0" w:space="0" w:color="auto"/>
        <w:left w:val="none" w:sz="0" w:space="0" w:color="auto"/>
        <w:bottom w:val="none" w:sz="0" w:space="0" w:color="auto"/>
        <w:right w:val="none" w:sz="0" w:space="0" w:color="auto"/>
      </w:divBdr>
    </w:div>
    <w:div w:id="990909232">
      <w:bodyDiv w:val="1"/>
      <w:marLeft w:val="0"/>
      <w:marRight w:val="0"/>
      <w:marTop w:val="0"/>
      <w:marBottom w:val="0"/>
      <w:divBdr>
        <w:top w:val="none" w:sz="0" w:space="0" w:color="auto"/>
        <w:left w:val="none" w:sz="0" w:space="0" w:color="auto"/>
        <w:bottom w:val="none" w:sz="0" w:space="0" w:color="auto"/>
        <w:right w:val="none" w:sz="0" w:space="0" w:color="auto"/>
      </w:divBdr>
    </w:div>
    <w:div w:id="996690549">
      <w:bodyDiv w:val="1"/>
      <w:marLeft w:val="0"/>
      <w:marRight w:val="0"/>
      <w:marTop w:val="0"/>
      <w:marBottom w:val="0"/>
      <w:divBdr>
        <w:top w:val="none" w:sz="0" w:space="0" w:color="auto"/>
        <w:left w:val="none" w:sz="0" w:space="0" w:color="auto"/>
        <w:bottom w:val="none" w:sz="0" w:space="0" w:color="auto"/>
        <w:right w:val="none" w:sz="0" w:space="0" w:color="auto"/>
      </w:divBdr>
    </w:div>
    <w:div w:id="1065026597">
      <w:bodyDiv w:val="1"/>
      <w:marLeft w:val="0"/>
      <w:marRight w:val="0"/>
      <w:marTop w:val="0"/>
      <w:marBottom w:val="0"/>
      <w:divBdr>
        <w:top w:val="none" w:sz="0" w:space="0" w:color="auto"/>
        <w:left w:val="none" w:sz="0" w:space="0" w:color="auto"/>
        <w:bottom w:val="none" w:sz="0" w:space="0" w:color="auto"/>
        <w:right w:val="none" w:sz="0" w:space="0" w:color="auto"/>
      </w:divBdr>
    </w:div>
    <w:div w:id="1080835733">
      <w:bodyDiv w:val="1"/>
      <w:marLeft w:val="0"/>
      <w:marRight w:val="0"/>
      <w:marTop w:val="0"/>
      <w:marBottom w:val="0"/>
      <w:divBdr>
        <w:top w:val="none" w:sz="0" w:space="0" w:color="auto"/>
        <w:left w:val="none" w:sz="0" w:space="0" w:color="auto"/>
        <w:bottom w:val="none" w:sz="0" w:space="0" w:color="auto"/>
        <w:right w:val="none" w:sz="0" w:space="0" w:color="auto"/>
      </w:divBdr>
    </w:div>
    <w:div w:id="1139155670">
      <w:bodyDiv w:val="1"/>
      <w:marLeft w:val="0"/>
      <w:marRight w:val="0"/>
      <w:marTop w:val="0"/>
      <w:marBottom w:val="0"/>
      <w:divBdr>
        <w:top w:val="none" w:sz="0" w:space="0" w:color="auto"/>
        <w:left w:val="none" w:sz="0" w:space="0" w:color="auto"/>
        <w:bottom w:val="none" w:sz="0" w:space="0" w:color="auto"/>
        <w:right w:val="none" w:sz="0" w:space="0" w:color="auto"/>
      </w:divBdr>
    </w:div>
    <w:div w:id="1176385074">
      <w:bodyDiv w:val="1"/>
      <w:marLeft w:val="0"/>
      <w:marRight w:val="0"/>
      <w:marTop w:val="0"/>
      <w:marBottom w:val="0"/>
      <w:divBdr>
        <w:top w:val="none" w:sz="0" w:space="0" w:color="auto"/>
        <w:left w:val="none" w:sz="0" w:space="0" w:color="auto"/>
        <w:bottom w:val="none" w:sz="0" w:space="0" w:color="auto"/>
        <w:right w:val="none" w:sz="0" w:space="0" w:color="auto"/>
      </w:divBdr>
    </w:div>
    <w:div w:id="1240675323">
      <w:bodyDiv w:val="1"/>
      <w:marLeft w:val="0"/>
      <w:marRight w:val="0"/>
      <w:marTop w:val="0"/>
      <w:marBottom w:val="0"/>
      <w:divBdr>
        <w:top w:val="none" w:sz="0" w:space="0" w:color="auto"/>
        <w:left w:val="none" w:sz="0" w:space="0" w:color="auto"/>
        <w:bottom w:val="none" w:sz="0" w:space="0" w:color="auto"/>
        <w:right w:val="none" w:sz="0" w:space="0" w:color="auto"/>
      </w:divBdr>
    </w:div>
    <w:div w:id="1254894891">
      <w:bodyDiv w:val="1"/>
      <w:marLeft w:val="0"/>
      <w:marRight w:val="0"/>
      <w:marTop w:val="0"/>
      <w:marBottom w:val="0"/>
      <w:divBdr>
        <w:top w:val="none" w:sz="0" w:space="0" w:color="auto"/>
        <w:left w:val="none" w:sz="0" w:space="0" w:color="auto"/>
        <w:bottom w:val="none" w:sz="0" w:space="0" w:color="auto"/>
        <w:right w:val="none" w:sz="0" w:space="0" w:color="auto"/>
      </w:divBdr>
    </w:div>
    <w:div w:id="1290740426">
      <w:bodyDiv w:val="1"/>
      <w:marLeft w:val="0"/>
      <w:marRight w:val="0"/>
      <w:marTop w:val="0"/>
      <w:marBottom w:val="0"/>
      <w:divBdr>
        <w:top w:val="none" w:sz="0" w:space="0" w:color="auto"/>
        <w:left w:val="none" w:sz="0" w:space="0" w:color="auto"/>
        <w:bottom w:val="none" w:sz="0" w:space="0" w:color="auto"/>
        <w:right w:val="none" w:sz="0" w:space="0" w:color="auto"/>
      </w:divBdr>
    </w:div>
    <w:div w:id="1316035344">
      <w:bodyDiv w:val="1"/>
      <w:marLeft w:val="0"/>
      <w:marRight w:val="0"/>
      <w:marTop w:val="0"/>
      <w:marBottom w:val="0"/>
      <w:divBdr>
        <w:top w:val="none" w:sz="0" w:space="0" w:color="auto"/>
        <w:left w:val="none" w:sz="0" w:space="0" w:color="auto"/>
        <w:bottom w:val="none" w:sz="0" w:space="0" w:color="auto"/>
        <w:right w:val="none" w:sz="0" w:space="0" w:color="auto"/>
      </w:divBdr>
    </w:div>
    <w:div w:id="1353140763">
      <w:bodyDiv w:val="1"/>
      <w:marLeft w:val="0"/>
      <w:marRight w:val="0"/>
      <w:marTop w:val="0"/>
      <w:marBottom w:val="0"/>
      <w:divBdr>
        <w:top w:val="none" w:sz="0" w:space="0" w:color="auto"/>
        <w:left w:val="none" w:sz="0" w:space="0" w:color="auto"/>
        <w:bottom w:val="none" w:sz="0" w:space="0" w:color="auto"/>
        <w:right w:val="none" w:sz="0" w:space="0" w:color="auto"/>
      </w:divBdr>
    </w:div>
    <w:div w:id="1393116856">
      <w:bodyDiv w:val="1"/>
      <w:marLeft w:val="0"/>
      <w:marRight w:val="0"/>
      <w:marTop w:val="0"/>
      <w:marBottom w:val="0"/>
      <w:divBdr>
        <w:top w:val="none" w:sz="0" w:space="0" w:color="auto"/>
        <w:left w:val="none" w:sz="0" w:space="0" w:color="auto"/>
        <w:bottom w:val="none" w:sz="0" w:space="0" w:color="auto"/>
        <w:right w:val="none" w:sz="0" w:space="0" w:color="auto"/>
      </w:divBdr>
    </w:div>
    <w:div w:id="1397625823">
      <w:bodyDiv w:val="1"/>
      <w:marLeft w:val="0"/>
      <w:marRight w:val="0"/>
      <w:marTop w:val="0"/>
      <w:marBottom w:val="0"/>
      <w:divBdr>
        <w:top w:val="none" w:sz="0" w:space="0" w:color="auto"/>
        <w:left w:val="none" w:sz="0" w:space="0" w:color="auto"/>
        <w:bottom w:val="none" w:sz="0" w:space="0" w:color="auto"/>
        <w:right w:val="none" w:sz="0" w:space="0" w:color="auto"/>
      </w:divBdr>
    </w:div>
    <w:div w:id="1439134300">
      <w:bodyDiv w:val="1"/>
      <w:marLeft w:val="0"/>
      <w:marRight w:val="0"/>
      <w:marTop w:val="0"/>
      <w:marBottom w:val="0"/>
      <w:divBdr>
        <w:top w:val="none" w:sz="0" w:space="0" w:color="auto"/>
        <w:left w:val="none" w:sz="0" w:space="0" w:color="auto"/>
        <w:bottom w:val="none" w:sz="0" w:space="0" w:color="auto"/>
        <w:right w:val="none" w:sz="0" w:space="0" w:color="auto"/>
      </w:divBdr>
    </w:div>
    <w:div w:id="1511025732">
      <w:bodyDiv w:val="1"/>
      <w:marLeft w:val="0"/>
      <w:marRight w:val="0"/>
      <w:marTop w:val="0"/>
      <w:marBottom w:val="0"/>
      <w:divBdr>
        <w:top w:val="none" w:sz="0" w:space="0" w:color="auto"/>
        <w:left w:val="none" w:sz="0" w:space="0" w:color="auto"/>
        <w:bottom w:val="none" w:sz="0" w:space="0" w:color="auto"/>
        <w:right w:val="none" w:sz="0" w:space="0" w:color="auto"/>
      </w:divBdr>
    </w:div>
    <w:div w:id="1514683301">
      <w:bodyDiv w:val="1"/>
      <w:marLeft w:val="0"/>
      <w:marRight w:val="0"/>
      <w:marTop w:val="0"/>
      <w:marBottom w:val="0"/>
      <w:divBdr>
        <w:top w:val="none" w:sz="0" w:space="0" w:color="auto"/>
        <w:left w:val="none" w:sz="0" w:space="0" w:color="auto"/>
        <w:bottom w:val="none" w:sz="0" w:space="0" w:color="auto"/>
        <w:right w:val="none" w:sz="0" w:space="0" w:color="auto"/>
      </w:divBdr>
    </w:div>
    <w:div w:id="1554543949">
      <w:bodyDiv w:val="1"/>
      <w:marLeft w:val="0"/>
      <w:marRight w:val="0"/>
      <w:marTop w:val="0"/>
      <w:marBottom w:val="0"/>
      <w:divBdr>
        <w:top w:val="none" w:sz="0" w:space="0" w:color="auto"/>
        <w:left w:val="none" w:sz="0" w:space="0" w:color="auto"/>
        <w:bottom w:val="none" w:sz="0" w:space="0" w:color="auto"/>
        <w:right w:val="none" w:sz="0" w:space="0" w:color="auto"/>
      </w:divBdr>
    </w:div>
    <w:div w:id="1559825017">
      <w:bodyDiv w:val="1"/>
      <w:marLeft w:val="0"/>
      <w:marRight w:val="0"/>
      <w:marTop w:val="0"/>
      <w:marBottom w:val="0"/>
      <w:divBdr>
        <w:top w:val="none" w:sz="0" w:space="0" w:color="auto"/>
        <w:left w:val="none" w:sz="0" w:space="0" w:color="auto"/>
        <w:bottom w:val="none" w:sz="0" w:space="0" w:color="auto"/>
        <w:right w:val="none" w:sz="0" w:space="0" w:color="auto"/>
      </w:divBdr>
    </w:div>
    <w:div w:id="1593393087">
      <w:bodyDiv w:val="1"/>
      <w:marLeft w:val="0"/>
      <w:marRight w:val="0"/>
      <w:marTop w:val="0"/>
      <w:marBottom w:val="0"/>
      <w:divBdr>
        <w:top w:val="none" w:sz="0" w:space="0" w:color="auto"/>
        <w:left w:val="none" w:sz="0" w:space="0" w:color="auto"/>
        <w:bottom w:val="none" w:sz="0" w:space="0" w:color="auto"/>
        <w:right w:val="none" w:sz="0" w:space="0" w:color="auto"/>
      </w:divBdr>
    </w:div>
    <w:div w:id="1633945548">
      <w:bodyDiv w:val="1"/>
      <w:marLeft w:val="0"/>
      <w:marRight w:val="0"/>
      <w:marTop w:val="0"/>
      <w:marBottom w:val="0"/>
      <w:divBdr>
        <w:top w:val="none" w:sz="0" w:space="0" w:color="auto"/>
        <w:left w:val="none" w:sz="0" w:space="0" w:color="auto"/>
        <w:bottom w:val="none" w:sz="0" w:space="0" w:color="auto"/>
        <w:right w:val="none" w:sz="0" w:space="0" w:color="auto"/>
      </w:divBdr>
    </w:div>
    <w:div w:id="1685090052">
      <w:bodyDiv w:val="1"/>
      <w:marLeft w:val="0"/>
      <w:marRight w:val="0"/>
      <w:marTop w:val="0"/>
      <w:marBottom w:val="0"/>
      <w:divBdr>
        <w:top w:val="none" w:sz="0" w:space="0" w:color="auto"/>
        <w:left w:val="none" w:sz="0" w:space="0" w:color="auto"/>
        <w:bottom w:val="none" w:sz="0" w:space="0" w:color="auto"/>
        <w:right w:val="none" w:sz="0" w:space="0" w:color="auto"/>
      </w:divBdr>
      <w:divsChild>
        <w:div w:id="1192954700">
          <w:marLeft w:val="0"/>
          <w:marRight w:val="0"/>
          <w:marTop w:val="0"/>
          <w:marBottom w:val="0"/>
          <w:divBdr>
            <w:top w:val="none" w:sz="0" w:space="0" w:color="auto"/>
            <w:left w:val="none" w:sz="0" w:space="0" w:color="auto"/>
            <w:bottom w:val="none" w:sz="0" w:space="0" w:color="auto"/>
            <w:right w:val="none" w:sz="0" w:space="0" w:color="auto"/>
          </w:divBdr>
          <w:divsChild>
            <w:div w:id="589123671">
              <w:marLeft w:val="0"/>
              <w:marRight w:val="0"/>
              <w:marTop w:val="0"/>
              <w:marBottom w:val="0"/>
              <w:divBdr>
                <w:top w:val="none" w:sz="0" w:space="0" w:color="auto"/>
                <w:left w:val="none" w:sz="0" w:space="0" w:color="auto"/>
                <w:bottom w:val="single" w:sz="6" w:space="0" w:color="C0C0C0"/>
                <w:right w:val="none" w:sz="0" w:space="0" w:color="auto"/>
              </w:divBdr>
              <w:divsChild>
                <w:div w:id="1022049495">
                  <w:marLeft w:val="0"/>
                  <w:marRight w:val="0"/>
                  <w:marTop w:val="0"/>
                  <w:marBottom w:val="0"/>
                  <w:divBdr>
                    <w:top w:val="none" w:sz="0" w:space="0" w:color="auto"/>
                    <w:left w:val="none" w:sz="0" w:space="0" w:color="auto"/>
                    <w:bottom w:val="none" w:sz="0" w:space="0" w:color="auto"/>
                    <w:right w:val="none" w:sz="0" w:space="0" w:color="auto"/>
                  </w:divBdr>
                  <w:divsChild>
                    <w:div w:id="1656643599">
                      <w:marLeft w:val="0"/>
                      <w:marRight w:val="0"/>
                      <w:marTop w:val="0"/>
                      <w:marBottom w:val="0"/>
                      <w:divBdr>
                        <w:top w:val="none" w:sz="0" w:space="0" w:color="auto"/>
                        <w:left w:val="none" w:sz="0" w:space="0" w:color="auto"/>
                        <w:bottom w:val="none" w:sz="0" w:space="0" w:color="auto"/>
                        <w:right w:val="none" w:sz="0" w:space="0" w:color="auto"/>
                      </w:divBdr>
                      <w:divsChild>
                        <w:div w:id="255941614">
                          <w:marLeft w:val="0"/>
                          <w:marRight w:val="0"/>
                          <w:marTop w:val="0"/>
                          <w:marBottom w:val="0"/>
                          <w:divBdr>
                            <w:top w:val="none" w:sz="0" w:space="0" w:color="auto"/>
                            <w:left w:val="none" w:sz="0" w:space="0" w:color="auto"/>
                            <w:bottom w:val="none" w:sz="0" w:space="0" w:color="auto"/>
                            <w:right w:val="none" w:sz="0" w:space="0" w:color="auto"/>
                          </w:divBdr>
                          <w:divsChild>
                            <w:div w:id="10867333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948944">
      <w:bodyDiv w:val="1"/>
      <w:marLeft w:val="0"/>
      <w:marRight w:val="0"/>
      <w:marTop w:val="0"/>
      <w:marBottom w:val="0"/>
      <w:divBdr>
        <w:top w:val="none" w:sz="0" w:space="0" w:color="auto"/>
        <w:left w:val="none" w:sz="0" w:space="0" w:color="auto"/>
        <w:bottom w:val="none" w:sz="0" w:space="0" w:color="auto"/>
        <w:right w:val="none" w:sz="0" w:space="0" w:color="auto"/>
      </w:divBdr>
    </w:div>
    <w:div w:id="1779058319">
      <w:bodyDiv w:val="1"/>
      <w:marLeft w:val="0"/>
      <w:marRight w:val="0"/>
      <w:marTop w:val="0"/>
      <w:marBottom w:val="0"/>
      <w:divBdr>
        <w:top w:val="none" w:sz="0" w:space="0" w:color="auto"/>
        <w:left w:val="none" w:sz="0" w:space="0" w:color="auto"/>
        <w:bottom w:val="none" w:sz="0" w:space="0" w:color="auto"/>
        <w:right w:val="none" w:sz="0" w:space="0" w:color="auto"/>
      </w:divBdr>
    </w:div>
    <w:div w:id="1818035699">
      <w:bodyDiv w:val="1"/>
      <w:marLeft w:val="0"/>
      <w:marRight w:val="0"/>
      <w:marTop w:val="0"/>
      <w:marBottom w:val="0"/>
      <w:divBdr>
        <w:top w:val="none" w:sz="0" w:space="0" w:color="auto"/>
        <w:left w:val="none" w:sz="0" w:space="0" w:color="auto"/>
        <w:bottom w:val="none" w:sz="0" w:space="0" w:color="auto"/>
        <w:right w:val="none" w:sz="0" w:space="0" w:color="auto"/>
      </w:divBdr>
    </w:div>
    <w:div w:id="1841771256">
      <w:bodyDiv w:val="1"/>
      <w:marLeft w:val="0"/>
      <w:marRight w:val="0"/>
      <w:marTop w:val="0"/>
      <w:marBottom w:val="0"/>
      <w:divBdr>
        <w:top w:val="none" w:sz="0" w:space="0" w:color="auto"/>
        <w:left w:val="none" w:sz="0" w:space="0" w:color="auto"/>
        <w:bottom w:val="none" w:sz="0" w:space="0" w:color="auto"/>
        <w:right w:val="none" w:sz="0" w:space="0" w:color="auto"/>
      </w:divBdr>
    </w:div>
    <w:div w:id="1842161073">
      <w:bodyDiv w:val="1"/>
      <w:marLeft w:val="0"/>
      <w:marRight w:val="0"/>
      <w:marTop w:val="0"/>
      <w:marBottom w:val="0"/>
      <w:divBdr>
        <w:top w:val="none" w:sz="0" w:space="0" w:color="auto"/>
        <w:left w:val="none" w:sz="0" w:space="0" w:color="auto"/>
        <w:bottom w:val="none" w:sz="0" w:space="0" w:color="auto"/>
        <w:right w:val="none" w:sz="0" w:space="0" w:color="auto"/>
      </w:divBdr>
    </w:div>
    <w:div w:id="1899122920">
      <w:bodyDiv w:val="1"/>
      <w:marLeft w:val="0"/>
      <w:marRight w:val="0"/>
      <w:marTop w:val="0"/>
      <w:marBottom w:val="0"/>
      <w:divBdr>
        <w:top w:val="none" w:sz="0" w:space="0" w:color="auto"/>
        <w:left w:val="none" w:sz="0" w:space="0" w:color="auto"/>
        <w:bottom w:val="none" w:sz="0" w:space="0" w:color="auto"/>
        <w:right w:val="none" w:sz="0" w:space="0" w:color="auto"/>
      </w:divBdr>
    </w:div>
    <w:div w:id="1908883147">
      <w:bodyDiv w:val="1"/>
      <w:marLeft w:val="0"/>
      <w:marRight w:val="0"/>
      <w:marTop w:val="0"/>
      <w:marBottom w:val="0"/>
      <w:divBdr>
        <w:top w:val="none" w:sz="0" w:space="0" w:color="auto"/>
        <w:left w:val="none" w:sz="0" w:space="0" w:color="auto"/>
        <w:bottom w:val="none" w:sz="0" w:space="0" w:color="auto"/>
        <w:right w:val="none" w:sz="0" w:space="0" w:color="auto"/>
      </w:divBdr>
    </w:div>
    <w:div w:id="1916237574">
      <w:bodyDiv w:val="1"/>
      <w:marLeft w:val="0"/>
      <w:marRight w:val="0"/>
      <w:marTop w:val="0"/>
      <w:marBottom w:val="0"/>
      <w:divBdr>
        <w:top w:val="none" w:sz="0" w:space="0" w:color="auto"/>
        <w:left w:val="none" w:sz="0" w:space="0" w:color="auto"/>
        <w:bottom w:val="none" w:sz="0" w:space="0" w:color="auto"/>
        <w:right w:val="none" w:sz="0" w:space="0" w:color="auto"/>
      </w:divBdr>
    </w:div>
    <w:div w:id="1963802671">
      <w:bodyDiv w:val="1"/>
      <w:marLeft w:val="0"/>
      <w:marRight w:val="0"/>
      <w:marTop w:val="0"/>
      <w:marBottom w:val="0"/>
      <w:divBdr>
        <w:top w:val="none" w:sz="0" w:space="0" w:color="auto"/>
        <w:left w:val="none" w:sz="0" w:space="0" w:color="auto"/>
        <w:bottom w:val="none" w:sz="0" w:space="0" w:color="auto"/>
        <w:right w:val="none" w:sz="0" w:space="0" w:color="auto"/>
      </w:divBdr>
    </w:div>
    <w:div w:id="1971936532">
      <w:bodyDiv w:val="1"/>
      <w:marLeft w:val="0"/>
      <w:marRight w:val="0"/>
      <w:marTop w:val="0"/>
      <w:marBottom w:val="0"/>
      <w:divBdr>
        <w:top w:val="none" w:sz="0" w:space="0" w:color="auto"/>
        <w:left w:val="none" w:sz="0" w:space="0" w:color="auto"/>
        <w:bottom w:val="none" w:sz="0" w:space="0" w:color="auto"/>
        <w:right w:val="none" w:sz="0" w:space="0" w:color="auto"/>
      </w:divBdr>
    </w:div>
    <w:div w:id="201969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fly.vn/" TargetMode="Externa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loud.bizfly.vn/" TargetMode="Externa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408AF-6058-4814-96D2-735782A3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26</Pages>
  <Words>7045</Words>
  <Characters>40158</Characters>
  <Application>Microsoft Office Word</Application>
  <DocSecurity>0</DocSecurity>
  <Lines>334</Lines>
  <Paragraphs>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Tram, Nguyen Thi Phuong</cp:lastModifiedBy>
  <cp:revision>33</cp:revision>
  <cp:lastPrinted>2021-03-05T04:25:00Z</cp:lastPrinted>
  <dcterms:created xsi:type="dcterms:W3CDTF">2025-02-28T02:38:00Z</dcterms:created>
  <dcterms:modified xsi:type="dcterms:W3CDTF">2025-05-26T07:44:00Z</dcterms:modified>
</cp:coreProperties>
</file>